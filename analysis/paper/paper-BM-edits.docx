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1575F" w14:textId="13125630" w:rsidR="003A3FAC" w:rsidRDefault="00360097">
      <w:pPr>
        <w:pStyle w:val="Title"/>
      </w:pPr>
      <w:r>
        <w:t xml:space="preserve">Investigating </w:t>
      </w:r>
      <w:del w:id="0" w:author="Ben Marwick" w:date="2020-04-10T12:11:00Z">
        <w:r w:rsidDel="006876BE">
          <w:delText>social change during cultural contact</w:delText>
        </w:r>
      </w:del>
      <w:ins w:id="1" w:author="Ben Marwick" w:date="2020-04-10T12:11:00Z">
        <w:r w:rsidR="001E2678">
          <w:t>standardization</w:t>
        </w:r>
      </w:ins>
      <w:r>
        <w:t xml:space="preserve"> </w:t>
      </w:r>
      <w:del w:id="2" w:author="Ben Marwick" w:date="2020-04-06T11:34:00Z">
        <w:r w:rsidDel="00902582">
          <w:delText xml:space="preserve">period </w:delText>
        </w:r>
      </w:del>
      <w:r>
        <w:t>using geometric morphometry of pottery shapes from Iron Age northeastern Taiwan</w:t>
      </w:r>
    </w:p>
    <w:p w14:paraId="6AB1B9D1" w14:textId="77777777" w:rsidR="003A3FAC" w:rsidRDefault="00360097">
      <w:pPr>
        <w:pStyle w:val="Author"/>
      </w:pPr>
      <w:r>
        <w:t>Li-Ying Wang</w:t>
      </w:r>
    </w:p>
    <w:p w14:paraId="3F326CC1" w14:textId="77777777" w:rsidR="003A3FAC" w:rsidRDefault="00360097">
      <w:pPr>
        <w:pStyle w:val="Author"/>
      </w:pPr>
      <w:r>
        <w:t>Ben Marwick</w:t>
      </w:r>
    </w:p>
    <w:p w14:paraId="0C82FC30" w14:textId="77777777" w:rsidR="003A3FAC" w:rsidRDefault="00360097">
      <w:pPr>
        <w:pStyle w:val="Date"/>
      </w:pPr>
      <w:r>
        <w:t>06 April, 2020</w:t>
      </w:r>
    </w:p>
    <w:p w14:paraId="18116946" w14:textId="77777777" w:rsidR="003A3FAC" w:rsidRDefault="00360097">
      <w:pPr>
        <w:pStyle w:val="Abstract"/>
      </w:pPr>
      <w:r>
        <w:t xml:space="preserve">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w:t>
      </w:r>
      <w:del w:id="3" w:author="Ben Marwick" w:date="2020-04-06T11:36:00Z">
        <w:r w:rsidDel="00902582">
          <w:delText>an important method</w:delText>
        </w:r>
      </w:del>
      <w:ins w:id="4" w:author="Ben Marwick" w:date="2020-04-06T11:51:00Z">
        <w:r w:rsidR="005E0026">
          <w:t>useful</w:t>
        </w:r>
      </w:ins>
      <w:r>
        <w:t xml:space="preserve"> because, unlike more commonly-used landmark analysis methods, it can </w:t>
      </w:r>
      <w:del w:id="5" w:author="Ben Marwick" w:date="2020-04-06T11:51:00Z">
        <w:r w:rsidDel="005E0026">
          <w:delText xml:space="preserve">effectively </w:delText>
        </w:r>
      </w:del>
      <w:r>
        <w:t xml:space="preserve">quantify shape differences for objects that lack </w:t>
      </w:r>
      <w:ins w:id="6" w:author="Ben Marwick" w:date="2020-04-06T11:55:00Z">
        <w:r w:rsidR="005E0026">
          <w:t xml:space="preserve">the </w:t>
        </w:r>
      </w:ins>
      <w:r>
        <w:t xml:space="preserve">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w:t>
      </w:r>
      <w:commentRangeStart w:id="7"/>
      <w:r>
        <w:t xml:space="preserve">We infer increasing craft specialization and changes in social organization. </w:t>
      </w:r>
      <w:commentRangeEnd w:id="7"/>
      <w:r w:rsidR="00FE73DA">
        <w:rPr>
          <w:rStyle w:val="CommentReference"/>
        </w:rPr>
        <w:commentReference w:id="7"/>
      </w:r>
      <w:r>
        <w:t xml:space="preserve">Our case study, which includes an openly available research compendium of R code, represents an innovative application of outline-based methods in geometric morphometry to </w:t>
      </w:r>
      <w:del w:id="8" w:author="Ben Marwick" w:date="2020-04-06T12:07:00Z">
        <w:r w:rsidDel="00FE73DA">
          <w:delText xml:space="preserve">answer </w:delText>
        </w:r>
      </w:del>
      <w:ins w:id="9" w:author="Ben Marwick" w:date="2020-04-06T12:07:00Z">
        <w:r w:rsidR="00FE73DA">
          <w:t xml:space="preserve">investigate </w:t>
        </w:r>
      </w:ins>
      <w:del w:id="10" w:author="Ben Marwick" w:date="2020-04-06T12:07:00Z">
        <w:r w:rsidDel="00FE73DA">
          <w:delText xml:space="preserve">the </w:delText>
        </w:r>
      </w:del>
      <w:r>
        <w:t xml:space="preserve">anthropological questions of craft specialization. This study implies that craft specialization can be </w:t>
      </w:r>
      <w:commentRangeStart w:id="11"/>
      <w:r>
        <w:t>a deliberate act of resistance</w:t>
      </w:r>
      <w:commentRangeEnd w:id="11"/>
      <w:r w:rsidR="00FE73DA">
        <w:rPr>
          <w:rStyle w:val="CommentReference"/>
        </w:rPr>
        <w:commentReference w:id="11"/>
      </w:r>
      <w:r>
        <w:t xml:space="preserve"> to show Indigenous identity and ethnicity in a direct culture contact situation.</w:t>
      </w:r>
    </w:p>
    <w:p w14:paraId="6F005FDE" w14:textId="77777777" w:rsidR="003A3FAC" w:rsidRDefault="00360097">
      <w:pPr>
        <w:pStyle w:val="Heading1"/>
      </w:pPr>
      <w:bookmarkStart w:id="12" w:name="introduction"/>
      <w:r>
        <w:t>Introduction</w:t>
      </w:r>
      <w:bookmarkEnd w:id="12"/>
    </w:p>
    <w:p w14:paraId="27314B91" w14:textId="1A3020E1" w:rsidR="003A3FAC" w:rsidDel="00CE4BEC" w:rsidRDefault="00360097">
      <w:pPr>
        <w:pStyle w:val="FirstParagraph"/>
        <w:rPr>
          <w:del w:id="13" w:author="Ben Marwick" w:date="2020-04-06T13:36:00Z"/>
        </w:rPr>
      </w:pPr>
      <w:del w:id="14" w:author="Ben Marwick" w:date="2020-04-06T13:36:00Z">
        <w:r w:rsidDel="00CE4BEC">
          <w:delText xml:space="preserve">The development of craft specialization is sometimes associated with social changes </w:delText>
        </w:r>
      </w:del>
      <w:del w:id="15" w:author="Ben Marwick" w:date="2020-04-06T12:10:00Z">
        <w:r w:rsidDel="00FE73DA">
          <w:delText xml:space="preserve">since </w:delText>
        </w:r>
      </w:del>
      <w:del w:id="16" w:author="Ben Marwick" w:date="2020-04-06T13:36:00Z">
        <w:r w:rsidDel="00CE4BEC">
          <w:delText xml:space="preserve">it reflects changes in production systems that </w:delText>
        </w:r>
      </w:del>
      <w:del w:id="17" w:author="Ben Marwick" w:date="2020-04-06T12:10:00Z">
        <w:r w:rsidDel="00FE73DA">
          <w:delText>could inform on</w:delText>
        </w:r>
      </w:del>
      <w:del w:id="18" w:author="Ben Marwick" w:date="2020-04-06T13:36:00Z">
        <w:r w:rsidDel="00CE4BEC">
          <w:delText xml:space="preserve"> the social, economic, or political conditions of a society. We define specialization as “differential participation in specific economic activities”, in which a particular good is produced by fewer producers compared to the total population who consume it (Costin, 2001, p. 43, 1991). The effects of the emergence of specialization in past societies on their social structures and social processes is an important question in archaeological investigations of small</w:delText>
        </w:r>
      </w:del>
      <w:del w:id="19" w:author="Ben Marwick" w:date="2020-04-06T12:11:00Z">
        <w:r w:rsidDel="00FE73DA">
          <w:delText xml:space="preserve"> </w:delText>
        </w:r>
      </w:del>
      <w:del w:id="20" w:author="Ben Marwick" w:date="2020-04-06T13:36:00Z">
        <w:r w:rsidDel="00CE4BEC">
          <w:delText xml:space="preserve">scale societies in the Late Holocene. Considered through a political lens, craft specialization may be a strategy used by elites to control production systems to maintain their power and authority (Costin, 2001). </w:delText>
        </w:r>
      </w:del>
      <w:del w:id="21" w:author="Ben Marwick" w:date="2020-04-06T12:11:00Z">
        <w:r w:rsidDel="00FE73DA">
          <w:delText>T</w:delText>
        </w:r>
      </w:del>
      <w:del w:id="22" w:author="Ben Marwick" w:date="2020-04-06T13:36:00Z">
        <w:r w:rsidDel="00CE4BEC">
          <w:delText xml:space="preserve">his relationship between craft specialization and social differentiation </w:delText>
        </w:r>
      </w:del>
      <w:del w:id="23" w:author="Ben Marwick" w:date="2020-04-06T12:11:00Z">
        <w:r w:rsidDel="00FE73DA">
          <w:delText xml:space="preserve">has been broadly discussed, and many cases </w:delText>
        </w:r>
      </w:del>
      <w:del w:id="24" w:author="Ben Marwick" w:date="2020-04-06T13:36:00Z">
        <w:r w:rsidDel="00CE4BEC">
          <w:delText xml:space="preserve">show that increasingly specialized production can be a useful indicator of increasing socio-political complexity (Hirshman et al., 2010; Junker, 1999). That said, a more economic focus considers production, exchange, and consumption as a whole to explain specialization as part of a strategy to accommodate uneven distributions of resources (Arnold and Munns, 1994; Costin, 2001). Craft specialization may appear as a reaction to changes in subsistence practices (Stark, 1995a), or as a result of long-distance trade and inter-regional exchange (Alizadeh et al., 2018). </w:delText>
        </w:r>
      </w:del>
      <w:del w:id="25" w:author="Ben Marwick" w:date="2020-04-06T12:12:00Z">
        <w:r w:rsidDel="00FE73DA">
          <w:delText>Present-day</w:delText>
        </w:r>
      </w:del>
      <w:del w:id="26" w:author="Ben Marwick" w:date="2020-04-06T13:36:00Z">
        <w:r w:rsidDel="00CE4BEC">
          <w:delText xml:space="preserve"> investigation of ceramic specialization in the Jodhpur region of India suggests that the adoption of standardized products across cultural boundaries is a reaction to a collapse of previous economic system, indicating a correlation with major socio-economic changes (Roux, 2015). However, it is important to note that explanations for the emergence of specialized production in past societies might not be so straightforward or singular. Acabado et al. (2018)’s case study in lowland northern Philippines shows that specialization is not necessarily accompanied with social differentiation</w:delText>
        </w:r>
      </w:del>
      <w:del w:id="27" w:author="Ben Marwick" w:date="2020-04-06T13:26:00Z">
        <w:r w:rsidDel="00AB5C14">
          <w:delText xml:space="preserve"> </w:delText>
        </w:r>
      </w:del>
      <w:del w:id="28" w:author="Ben Marwick" w:date="2020-04-06T13:36:00Z">
        <w:r w:rsidDel="00CE4BEC">
          <w:delText xml:space="preserve">based on a low degree of ceramic specialization in Ifugao ranked societies during the time of Spanish occupation. The development of specialization </w:delText>
        </w:r>
      </w:del>
      <w:del w:id="29" w:author="Ben Marwick" w:date="2020-04-06T12:15:00Z">
        <w:r w:rsidDel="00FE73DA">
          <w:delText xml:space="preserve">could </w:delText>
        </w:r>
      </w:del>
      <w:del w:id="30" w:author="Ben Marwick" w:date="2020-04-06T13:36:00Z">
        <w:r w:rsidDel="00CE4BEC">
          <w:delText>be dependent on unique historical factors</w:delText>
        </w:r>
      </w:del>
      <w:del w:id="31" w:author="Ben Marwick" w:date="2020-04-06T12:26:00Z">
        <w:r w:rsidDel="0068389B">
          <w:delText>,</w:delText>
        </w:r>
      </w:del>
      <w:del w:id="32" w:author="Ben Marwick" w:date="2020-04-06T13:36:00Z">
        <w:r w:rsidDel="00CE4BEC">
          <w:delText xml:space="preserve"> </w:delText>
        </w:r>
      </w:del>
      <w:del w:id="33" w:author="Ben Marwick" w:date="2020-04-06T12:26:00Z">
        <w:r w:rsidDel="0068389B">
          <w:delText xml:space="preserve">where </w:delText>
        </w:r>
      </w:del>
      <w:del w:id="34" w:author="Ben Marwick" w:date="2020-04-06T13:36:00Z">
        <w:r w:rsidDel="00CE4BEC">
          <w:delText xml:space="preserve">the conditions and contexts under which specialists organized </w:delText>
        </w:r>
      </w:del>
      <w:del w:id="35" w:author="Ben Marwick" w:date="2020-04-06T12:26:00Z">
        <w:r w:rsidDel="0068389B">
          <w:delText xml:space="preserve">must be taken into account </w:delText>
        </w:r>
      </w:del>
      <w:del w:id="36" w:author="Ben Marwick" w:date="2020-04-06T13:36:00Z">
        <w:r w:rsidDel="00CE4BEC">
          <w:delText>when making inferences about changes in social organization (Costin, 2001; Roux, 2015).</w:delText>
        </w:r>
      </w:del>
    </w:p>
    <w:p w14:paraId="292CB40C" w14:textId="76C8F0BB" w:rsidR="00E107EE" w:rsidRDefault="00FE73DA">
      <w:pPr>
        <w:pStyle w:val="BodyText"/>
        <w:rPr>
          <w:ins w:id="37" w:author="Ben Marwick" w:date="2020-04-06T12:23:00Z"/>
        </w:rPr>
      </w:pPr>
      <w:ins w:id="38" w:author="Ben Marwick" w:date="2020-04-06T12:16:00Z">
        <w:r>
          <w:t xml:space="preserve">A major historical factor that is often linked to </w:t>
        </w:r>
      </w:ins>
      <w:del w:id="39" w:author="Ben Marwick" w:date="2020-04-06T12:16:00Z">
        <w:r w:rsidR="00360097" w:rsidDel="00FE73DA">
          <w:delText>T</w:delText>
        </w:r>
      </w:del>
      <w:del w:id="40" w:author="Ben Marwick" w:date="2020-04-06T13:54:00Z">
        <w:r w:rsidR="00360097" w:rsidDel="00DB66BA">
          <w:delText xml:space="preserve">he emergence of </w:delText>
        </w:r>
      </w:del>
      <w:r w:rsidR="00360097">
        <w:t xml:space="preserve">social </w:t>
      </w:r>
      <w:del w:id="41" w:author="Ben Marwick" w:date="2020-04-06T13:42:00Z">
        <w:r w:rsidR="00360097" w:rsidDel="00CE4BEC">
          <w:delText>inequality</w:delText>
        </w:r>
      </w:del>
      <w:ins w:id="42" w:author="Ben Marwick" w:date="2020-04-06T13:42:00Z">
        <w:r w:rsidR="00CE4BEC">
          <w:t xml:space="preserve">change </w:t>
        </w:r>
      </w:ins>
      <w:ins w:id="43" w:author="Ben Marwick" w:date="2020-04-06T12:22:00Z">
        <w:r w:rsidR="00E107EE">
          <w:t>in small-scale societies</w:t>
        </w:r>
      </w:ins>
      <w:r w:rsidR="00360097">
        <w:t xml:space="preserve"> </w:t>
      </w:r>
      <w:ins w:id="44" w:author="Ben Marwick" w:date="2020-04-06T12:21:00Z">
        <w:r w:rsidR="00E107EE">
          <w:t xml:space="preserve">is </w:t>
        </w:r>
      </w:ins>
      <w:del w:id="45" w:author="Ben Marwick" w:date="2020-04-06T12:21:00Z">
        <w:r w:rsidR="00360097" w:rsidDel="00E107EE">
          <w:delText xml:space="preserve">in the context of cross-cultural interaction, especially in a colonial situation, has been observed in many parts of the world, for example, </w:delText>
        </w:r>
      </w:del>
      <w:del w:id="46" w:author="Ben Marwick" w:date="2020-04-06T12:22:00Z">
        <w:r w:rsidR="00360097" w:rsidDel="00E107EE">
          <w:delText xml:space="preserve">when </w:delText>
        </w:r>
      </w:del>
      <w:ins w:id="47" w:author="Ben Marwick" w:date="2020-04-06T12:21:00Z">
        <w:r w:rsidR="00E107EE">
          <w:t>colonial settler</w:t>
        </w:r>
      </w:ins>
      <w:ins w:id="48" w:author="Ben Marwick" w:date="2020-04-06T12:22:00Z">
        <w:r w:rsidR="00E107EE">
          <w:t>s</w:t>
        </w:r>
      </w:ins>
      <w:ins w:id="49" w:author="Ben Marwick" w:date="2020-04-06T12:21:00Z">
        <w:r w:rsidR="00E107EE">
          <w:t xml:space="preserve"> introduc</w:t>
        </w:r>
      </w:ins>
      <w:ins w:id="50" w:author="Ben Marwick" w:date="2020-04-06T12:23:00Z">
        <w:r w:rsidR="00E107EE">
          <w:t>ing</w:t>
        </w:r>
      </w:ins>
      <w:ins w:id="51" w:author="Ben Marwick" w:date="2020-04-06T12:21:00Z">
        <w:r w:rsidR="00E107EE">
          <w:t xml:space="preserve"> </w:t>
        </w:r>
      </w:ins>
      <w:r w:rsidR="00360097">
        <w:t xml:space="preserve">foreign trade goods </w:t>
      </w:r>
      <w:del w:id="52" w:author="Ben Marwick" w:date="2020-04-06T12:21:00Z">
        <w:r w:rsidR="00360097" w:rsidDel="00E107EE">
          <w:delText xml:space="preserve">are introduced </w:delText>
        </w:r>
      </w:del>
      <w:r w:rsidR="00360097">
        <w:t>to local Indigenous societies. The monopolization of long-distance trade goods has caused substantial transformations of Indigenous economic, cultural, and socio-political systems (Dietler, 2005, 1997; Junker, 1993; Silliman, 2005). Pericolonial archaeology is the study of the</w:t>
      </w:r>
      <w:ins w:id="53" w:author="Ben Marwick" w:date="2020-04-06T13:54:00Z">
        <w:r w:rsidR="00DB66BA">
          <w:t>se indirect</w:t>
        </w:r>
      </w:ins>
      <w:del w:id="54" w:author="Ben Marwick" w:date="2020-04-06T13:42:00Z">
        <w:r w:rsidR="00360097" w:rsidDel="00CE4BEC">
          <w:delText>se</w:delText>
        </w:r>
      </w:del>
      <w:r w:rsidR="00360097">
        <w:t xml:space="preserve"> </w:t>
      </w:r>
      <w:del w:id="55" w:author="Ben Marwick" w:date="2020-04-06T13:42:00Z">
        <w:r w:rsidR="00360097" w:rsidDel="00CE4BEC">
          <w:delText xml:space="preserve">indirect </w:delText>
        </w:r>
      </w:del>
      <w:r w:rsidR="00360097">
        <w:t xml:space="preserve">effects of colonialism, investigating areas where </w:t>
      </w:r>
      <w:ins w:id="56" w:author="Ben Marwick" w:date="2020-04-06T13:54:00Z">
        <w:r w:rsidR="00DB66BA">
          <w:t xml:space="preserve">direct </w:t>
        </w:r>
      </w:ins>
      <w:r w:rsidR="00360097">
        <w:t>European colonial rule was limited</w:t>
      </w:r>
      <w:ins w:id="57" w:author="Ben Marwick" w:date="2020-04-06T13:54:00Z">
        <w:r w:rsidR="00DB66BA">
          <w:t xml:space="preserve">, </w:t>
        </w:r>
      </w:ins>
      <w:del w:id="58" w:author="Ben Marwick" w:date="2020-04-06T13:54:00Z">
        <w:r w:rsidR="00360097" w:rsidDel="00DB66BA">
          <w:delText xml:space="preserve"> and </w:delText>
        </w:r>
      </w:del>
      <w:r w:rsidR="00360097">
        <w:t xml:space="preserve">their conquests </w:t>
      </w:r>
      <w:del w:id="59" w:author="Ben Marwick" w:date="2020-04-06T13:55:00Z">
        <w:r w:rsidR="00360097" w:rsidDel="00DB66BA">
          <w:delText xml:space="preserve">were </w:delText>
        </w:r>
      </w:del>
      <w:ins w:id="60" w:author="Ben Marwick" w:date="2020-04-06T13:55:00Z">
        <w:r w:rsidR="00DB66BA">
          <w:t xml:space="preserve">often </w:t>
        </w:r>
      </w:ins>
      <w:r w:rsidR="00360097">
        <w:t xml:space="preserve">short-lived and unsuccessful, but their </w:t>
      </w:r>
      <w:del w:id="61" w:author="Ben Marwick" w:date="2020-04-06T13:55:00Z">
        <w:r w:rsidR="00360097" w:rsidDel="00DB66BA">
          <w:delText xml:space="preserve">colonial </w:delText>
        </w:r>
      </w:del>
      <w:ins w:id="62" w:author="Ben Marwick" w:date="2020-04-06T13:55:00Z">
        <w:r w:rsidR="00DB66BA">
          <w:t xml:space="preserve">commercial </w:t>
        </w:r>
      </w:ins>
      <w:r w:rsidR="00360097">
        <w:t xml:space="preserve">activities had economic and political impacts on Indigenous peoples living on the periphery of colonial control (Acabado, 2017; Trabert, 2017). </w:t>
      </w:r>
      <w:proofErr w:type="spellStart"/>
      <w:ins w:id="63" w:author="Ben Marwick" w:date="2020-04-06T13:58:00Z">
        <w:r w:rsidR="00241464">
          <w:t>Pericolonial</w:t>
        </w:r>
        <w:proofErr w:type="spellEnd"/>
        <w:r w:rsidR="00241464">
          <w:t xml:space="preserve"> situations were common </w:t>
        </w:r>
      </w:ins>
      <w:ins w:id="64" w:author="Ben Marwick" w:date="2020-04-06T14:22:00Z">
        <w:r w:rsidR="00DA2693">
          <w:t xml:space="preserve">during the seventeenth to nineteenth centuries </w:t>
        </w:r>
      </w:ins>
      <w:ins w:id="65" w:author="Ben Marwick" w:date="2020-04-06T13:58:00Z">
        <w:r w:rsidR="00241464">
          <w:t>in East and Southeast Asia where European trading activity was ex</w:t>
        </w:r>
      </w:ins>
      <w:ins w:id="66" w:author="Ben Marwick" w:date="2020-04-06T13:59:00Z">
        <w:r w:rsidR="00241464">
          <w:t>tensive</w:t>
        </w:r>
      </w:ins>
      <w:ins w:id="67" w:author="Ben Marwick" w:date="2020-04-06T14:22:00Z">
        <w:r w:rsidR="00DA2693">
          <w:t>, but</w:t>
        </w:r>
      </w:ins>
      <w:ins w:id="68" w:author="Ben Marwick" w:date="2020-04-06T13:59:00Z">
        <w:r w:rsidR="00241464">
          <w:t xml:space="preserve"> direct </w:t>
        </w:r>
      </w:ins>
      <w:ins w:id="69" w:author="Ben Marwick" w:date="2020-04-06T14:00:00Z">
        <w:r w:rsidR="009152AB">
          <w:t xml:space="preserve">European </w:t>
        </w:r>
      </w:ins>
      <w:ins w:id="70" w:author="Ben Marwick" w:date="2020-04-06T13:59:00Z">
        <w:r w:rsidR="00241464">
          <w:t xml:space="preserve">rule </w:t>
        </w:r>
      </w:ins>
      <w:ins w:id="71" w:author="Ben Marwick" w:date="2020-04-06T14:23:00Z">
        <w:r w:rsidR="00DA2693">
          <w:t xml:space="preserve">less widespread. </w:t>
        </w:r>
      </w:ins>
      <w:ins w:id="72" w:author="Ben Marwick" w:date="2020-04-06T14:25:00Z">
        <w:r w:rsidR="00951395">
          <w:t xml:space="preserve">An emerging </w:t>
        </w:r>
      </w:ins>
      <w:ins w:id="73" w:author="Ben Marwick" w:date="2020-04-06T14:26:00Z">
        <w:r w:rsidR="00951395">
          <w:t xml:space="preserve">priority in </w:t>
        </w:r>
      </w:ins>
      <w:ins w:id="74" w:author="Ben Marwick" w:date="2020-04-06T14:25:00Z">
        <w:r w:rsidR="00951395">
          <w:t>archaeological researc</w:t>
        </w:r>
      </w:ins>
      <w:ins w:id="75" w:author="Ben Marwick" w:date="2020-04-06T14:26:00Z">
        <w:r w:rsidR="00951395">
          <w:t xml:space="preserve">h in this region is identifying the </w:t>
        </w:r>
      </w:ins>
      <w:ins w:id="76" w:author="Ben Marwick" w:date="2020-04-06T14:25:00Z">
        <w:r w:rsidR="00951395">
          <w:t>i</w:t>
        </w:r>
      </w:ins>
      <w:ins w:id="77" w:author="Ben Marwick" w:date="2020-04-06T14:00:00Z">
        <w:r w:rsidR="009152AB">
          <w:t xml:space="preserve">ndirect influences </w:t>
        </w:r>
      </w:ins>
      <w:ins w:id="78" w:author="Ben Marwick" w:date="2020-04-06T14:01:00Z">
        <w:r w:rsidR="009152AB">
          <w:t>are apparent on Indigenous communities</w:t>
        </w:r>
      </w:ins>
      <w:ins w:id="79" w:author="Ben Marwick" w:date="2020-04-06T14:26:00Z">
        <w:r w:rsidR="00951395">
          <w:t xml:space="preserve"> during this time</w:t>
        </w:r>
      </w:ins>
      <w:ins w:id="80" w:author="Ben Marwick" w:date="2020-04-06T14:01:00Z">
        <w:r w:rsidR="009152AB">
          <w:t xml:space="preserve">. </w:t>
        </w:r>
      </w:ins>
      <w:ins w:id="81" w:author="Ben Marwick" w:date="2020-04-06T14:26:00Z">
        <w:r w:rsidR="00951395">
          <w:t xml:space="preserve">For example, </w:t>
        </w:r>
      </w:ins>
      <w:proofErr w:type="spellStart"/>
      <w:r w:rsidR="00360097">
        <w:t>Acabado</w:t>
      </w:r>
      <w:proofErr w:type="spellEnd"/>
      <w:r w:rsidR="00360097">
        <w:t xml:space="preserve"> (2017)’s study of Ifugao society in the Philippines highland suggests economic and political intensification during the Spanish presence as the response of Indigenous peoples to the Spanish cooptation. </w:t>
      </w:r>
    </w:p>
    <w:p w14:paraId="7E9F43B2" w14:textId="77777777" w:rsidR="007873AF" w:rsidRDefault="00360097" w:rsidP="00F301CE">
      <w:pPr>
        <w:pStyle w:val="BodyText"/>
        <w:rPr>
          <w:ins w:id="82" w:author="Ben Marwick" w:date="2020-04-06T15:16:00Z"/>
        </w:rPr>
      </w:pPr>
      <w:r>
        <w:lastRenderedPageBreak/>
        <w:t>Indigenous societies</w:t>
      </w:r>
      <w:ins w:id="83" w:author="Ben Marwick" w:date="2020-04-06T12:24:00Z">
        <w:r w:rsidR="00E107EE">
          <w:t xml:space="preserve">’ responses to </w:t>
        </w:r>
      </w:ins>
      <w:del w:id="84" w:author="Ben Marwick" w:date="2020-04-06T12:24:00Z">
        <w:r w:rsidDel="00E107EE">
          <w:delText xml:space="preserve"> might not simply passively accept </w:delText>
        </w:r>
      </w:del>
      <w:r>
        <w:t xml:space="preserve">colonial </w:t>
      </w:r>
      <w:del w:id="85" w:author="Ben Marwick" w:date="2020-04-06T12:24:00Z">
        <w:r w:rsidDel="00E107EE">
          <w:delText>rule</w:delText>
        </w:r>
      </w:del>
      <w:ins w:id="86" w:author="Ben Marwick" w:date="2020-04-06T12:24:00Z">
        <w:r w:rsidR="00E107EE">
          <w:t xml:space="preserve">contact range from passive </w:t>
        </w:r>
      </w:ins>
      <w:ins w:id="87" w:author="Ben Marwick" w:date="2020-04-06T12:25:00Z">
        <w:r w:rsidR="00E107EE">
          <w:t>acceptance</w:t>
        </w:r>
      </w:ins>
      <w:ins w:id="88" w:author="Ben Marwick" w:date="2020-04-06T12:24:00Z">
        <w:r w:rsidR="00E107EE">
          <w:t xml:space="preserve"> through to </w:t>
        </w:r>
      </w:ins>
      <w:del w:id="89" w:author="Ben Marwick" w:date="2020-04-06T12:24:00Z">
        <w:r w:rsidDel="00E107EE">
          <w:delText xml:space="preserve">, but instead </w:delText>
        </w:r>
      </w:del>
      <w:r>
        <w:t>active</w:t>
      </w:r>
      <w:del w:id="90" w:author="Ben Marwick" w:date="2020-04-06T12:24:00Z">
        <w:r w:rsidDel="00E107EE">
          <w:delText>ly</w:delText>
        </w:r>
      </w:del>
      <w:r>
        <w:t xml:space="preserve"> negotiat</w:t>
      </w:r>
      <w:ins w:id="91" w:author="Ben Marwick" w:date="2020-04-06T12:24:00Z">
        <w:r w:rsidR="00E107EE">
          <w:t>ion</w:t>
        </w:r>
      </w:ins>
      <w:del w:id="92" w:author="Ben Marwick" w:date="2020-04-06T12:24:00Z">
        <w:r w:rsidDel="00E107EE">
          <w:delText>e</w:delText>
        </w:r>
      </w:del>
      <w:r>
        <w:t xml:space="preserve"> with the colonist</w:t>
      </w:r>
      <w:ins w:id="93" w:author="Ben Marwick" w:date="2020-04-06T12:25:00Z">
        <w:r w:rsidR="00E107EE">
          <w:t>s</w:t>
        </w:r>
      </w:ins>
      <w:r>
        <w:t>, and accommodat</w:t>
      </w:r>
      <w:ins w:id="94" w:author="Ben Marwick" w:date="2020-04-06T12:25:00Z">
        <w:r w:rsidR="00E107EE">
          <w:t>ion</w:t>
        </w:r>
      </w:ins>
      <w:del w:id="95" w:author="Ben Marwick" w:date="2020-04-06T12:25:00Z">
        <w:r w:rsidDel="00E107EE">
          <w:delText>e</w:delText>
        </w:r>
      </w:del>
      <w:r>
        <w:t xml:space="preserve"> or resist</w:t>
      </w:r>
      <w:ins w:id="96" w:author="Ben Marwick" w:date="2020-04-06T12:25:00Z">
        <w:r w:rsidR="00E107EE">
          <w:t>ance of</w:t>
        </w:r>
      </w:ins>
      <w:r>
        <w:t xml:space="preserve"> foreign intrusion</w:t>
      </w:r>
      <w:ins w:id="97" w:author="Ben Marwick" w:date="2020-04-06T12:25:00Z">
        <w:r w:rsidR="00E107EE">
          <w:t>. These responses can be identified</w:t>
        </w:r>
      </w:ins>
      <w:r>
        <w:t xml:space="preserve"> through their daily cultural practices, such as their consumption patterns of foreign goods (Dietler, 2015; Given, 2004; Mullins, 2011; Scaramelli and Scaramelli, 2005; Silliman, 2001; Torrence and Clarke, 2000). In this paper we </w:t>
      </w:r>
      <w:del w:id="98" w:author="Ben Marwick" w:date="2020-04-06T12:31:00Z">
        <w:r w:rsidDel="00360097">
          <w:delText>present a case study from</w:delText>
        </w:r>
      </w:del>
      <w:ins w:id="99" w:author="Ben Marwick" w:date="2020-04-06T12:31:00Z">
        <w:r>
          <w:t>investigate</w:t>
        </w:r>
        <w:r w:rsidR="00F226DB">
          <w:t xml:space="preserve"> </w:t>
        </w:r>
      </w:ins>
      <w:ins w:id="100" w:author="Ben Marwick" w:date="2020-04-06T12:32:00Z">
        <w:r w:rsidR="00F226DB">
          <w:t xml:space="preserve">the archaeology of </w:t>
        </w:r>
      </w:ins>
      <w:ins w:id="101" w:author="Ben Marwick" w:date="2020-04-06T12:31:00Z">
        <w:r w:rsidR="00F226DB">
          <w:t xml:space="preserve">a </w:t>
        </w:r>
        <w:proofErr w:type="spellStart"/>
        <w:r w:rsidR="00F226DB">
          <w:t>pericolonial</w:t>
        </w:r>
        <w:proofErr w:type="spellEnd"/>
        <w:r w:rsidR="00F226DB">
          <w:t xml:space="preserve"> situation </w:t>
        </w:r>
      </w:ins>
      <w:ins w:id="102" w:author="Ben Marwick" w:date="2020-04-06T12:38:00Z">
        <w:r w:rsidR="00F226DB">
          <w:t>at</w:t>
        </w:r>
      </w:ins>
      <w:del w:id="103" w:author="Ben Marwick" w:date="2020-04-06T12:38:00Z">
        <w:r w:rsidDel="00F226DB">
          <w:delText xml:space="preserve"> </w:delText>
        </w:r>
      </w:del>
      <w:ins w:id="104" w:author="Ben Marwick" w:date="2020-04-06T12:37:00Z">
        <w:r w:rsidR="00F226DB">
          <w:t xml:space="preserve"> </w:t>
        </w:r>
        <w:proofErr w:type="spellStart"/>
        <w:r w:rsidR="00F226DB">
          <w:t>Kiwulan</w:t>
        </w:r>
        <w:proofErr w:type="spellEnd"/>
        <w:r w:rsidR="00F226DB">
          <w:t xml:space="preserve"> (1350-1950 AD)</w:t>
        </w:r>
      </w:ins>
      <w:ins w:id="105" w:author="Ben Marwick" w:date="2020-04-06T12:38:00Z">
        <w:r w:rsidR="00F226DB">
          <w:t xml:space="preserve">, </w:t>
        </w:r>
      </w:ins>
      <w:ins w:id="106" w:author="Ben Marwick" w:date="2020-04-06T12:37:00Z">
        <w:r w:rsidR="00F226DB">
          <w:t xml:space="preserve">a large multi-component archaeological site in </w:t>
        </w:r>
      </w:ins>
      <w:proofErr w:type="spellStart"/>
      <w:ins w:id="107" w:author="Ben Marwick" w:date="2020-04-06T15:15:00Z">
        <w:r w:rsidR="007873AF">
          <w:t>Yilan</w:t>
        </w:r>
        <w:proofErr w:type="spellEnd"/>
        <w:r w:rsidR="007873AF">
          <w:t xml:space="preserve"> Province, </w:t>
        </w:r>
      </w:ins>
      <w:ins w:id="108" w:author="Ben Marwick" w:date="2020-04-06T12:37:00Z">
        <w:r w:rsidR="00F226DB">
          <w:t>northeastern Taiwan</w:t>
        </w:r>
      </w:ins>
      <w:ins w:id="109" w:author="Ben Marwick" w:date="2020-04-06T12:38:00Z">
        <w:r w:rsidR="00F226DB">
          <w:t xml:space="preserve"> (Chen, 2007), </w:t>
        </w:r>
      </w:ins>
      <w:del w:id="110" w:author="Ben Marwick" w:date="2020-04-06T12:38:00Z">
        <w:r w:rsidDel="00F226DB">
          <w:delText xml:space="preserve">northeastern Taiwan </w:delText>
        </w:r>
      </w:del>
      <w:ins w:id="111" w:author="Ben Marwick" w:date="2020-04-06T12:31:00Z">
        <w:r w:rsidR="00F226DB">
          <w:t xml:space="preserve">to identify </w:t>
        </w:r>
      </w:ins>
      <w:del w:id="112" w:author="Ben Marwick" w:date="2020-04-06T12:31:00Z">
        <w:r w:rsidDel="00F226DB">
          <w:delText xml:space="preserve">as an example </w:delText>
        </w:r>
      </w:del>
      <w:ins w:id="113" w:author="Ben Marwick" w:date="2020-04-06T12:31:00Z">
        <w:r w:rsidR="00F226DB">
          <w:t xml:space="preserve">the </w:t>
        </w:r>
      </w:ins>
      <w:del w:id="114" w:author="Ben Marwick" w:date="2020-04-06T12:31:00Z">
        <w:r w:rsidDel="00F226DB">
          <w:delText xml:space="preserve">of these </w:delText>
        </w:r>
      </w:del>
      <w:r>
        <w:t xml:space="preserve">indirect impacts of </w:t>
      </w:r>
      <w:del w:id="115" w:author="Ben Marwick" w:date="2020-04-06T12:32:00Z">
        <w:r w:rsidDel="00F226DB">
          <w:delText xml:space="preserve">foreign </w:delText>
        </w:r>
      </w:del>
      <w:ins w:id="116" w:author="Ben Marwick" w:date="2020-04-06T12:32:00Z">
        <w:r w:rsidR="00F226DB">
          <w:t xml:space="preserve">colonial settler </w:t>
        </w:r>
      </w:ins>
      <w:del w:id="117" w:author="Ben Marwick" w:date="2020-04-06T12:32:00Z">
        <w:r w:rsidDel="00F226DB">
          <w:delText xml:space="preserve">occupations </w:delText>
        </w:r>
      </w:del>
      <w:ins w:id="118" w:author="Ben Marwick" w:date="2020-04-06T12:32:00Z">
        <w:r w:rsidR="00F226DB">
          <w:t xml:space="preserve">activity </w:t>
        </w:r>
      </w:ins>
      <w:r>
        <w:t xml:space="preserve">on local Indigenous societies. </w:t>
      </w:r>
      <w:moveToRangeStart w:id="119" w:author="Ben Marwick" w:date="2020-04-06T15:15:00Z" w:name="move37078543"/>
      <w:moveTo w:id="120" w:author="Ben Marwick" w:date="2020-04-06T15:15:00Z">
        <w:del w:id="121" w:author="Ben Marwick" w:date="2020-04-06T15:15:00Z">
          <w:r w:rsidR="007873AF" w:rsidDel="007873AF">
            <w:delText xml:space="preserve">. </w:delText>
          </w:r>
        </w:del>
        <w:proofErr w:type="spellStart"/>
        <w:r w:rsidR="007873AF">
          <w:t>Yilan</w:t>
        </w:r>
        <w:proofErr w:type="spellEnd"/>
        <w:r w:rsidR="007873AF">
          <w:t xml:space="preserve"> is an ideal context to study peripheral colonial influence</w:t>
        </w:r>
      </w:moveTo>
      <w:ins w:id="122" w:author="Ben Marwick" w:date="2020-04-06T15:16:00Z">
        <w:r w:rsidR="007873AF">
          <w:t>s</w:t>
        </w:r>
      </w:ins>
      <w:moveTo w:id="123" w:author="Ben Marwick" w:date="2020-04-06T15:15:00Z">
        <w:r w:rsidR="007873AF">
          <w:t xml:space="preserve"> because Indigenous communities there were isolated by </w:t>
        </w:r>
        <w:del w:id="124" w:author="Ben Marwick" w:date="2020-04-06T15:16:00Z">
          <w:r w:rsidR="007873AF" w:rsidDel="007873AF">
            <w:delText xml:space="preserve">natural </w:delText>
          </w:r>
        </w:del>
      </w:moveTo>
      <w:ins w:id="125" w:author="Ben Marwick" w:date="2020-04-06T15:16:00Z">
        <w:r w:rsidR="007873AF">
          <w:t xml:space="preserve">geographical </w:t>
        </w:r>
      </w:ins>
      <w:moveTo w:id="126" w:author="Ben Marwick" w:date="2020-04-06T15:15:00Z">
        <w:r w:rsidR="007873AF">
          <w:t xml:space="preserve">barriers that limited the frequency of direct contact with the Spanish and the Dutch settlers in northern Taiwan. </w:t>
        </w:r>
      </w:moveTo>
      <w:moveToRangeEnd w:id="119"/>
      <w:proofErr w:type="spellStart"/>
      <w:ins w:id="127" w:author="Ben Marwick" w:date="2020-04-06T15:16:00Z">
        <w:r w:rsidR="007873AF">
          <w:t>Kiwulan</w:t>
        </w:r>
        <w:proofErr w:type="spellEnd"/>
        <w:r w:rsidR="007873AF">
          <w:t xml:space="preserve"> is situated on a hill near a riverside at the northern margin of </w:t>
        </w:r>
        <w:proofErr w:type="spellStart"/>
        <w:r w:rsidR="007873AF">
          <w:t>Yilan</w:t>
        </w:r>
        <w:proofErr w:type="spellEnd"/>
        <w:r w:rsidR="007873AF">
          <w:t xml:space="preserve"> County, which is characterized by a triangular alluvial plain facing eastwards the Pacific with high mountains on three other sides. </w:t>
        </w:r>
      </w:ins>
    </w:p>
    <w:p w14:paraId="1EED20D5" w14:textId="78736965" w:rsidR="00F301CE" w:rsidRDefault="00360097" w:rsidP="00F301CE">
      <w:pPr>
        <w:pStyle w:val="BodyText"/>
        <w:rPr>
          <w:ins w:id="128" w:author="Ben Marwick" w:date="2020-04-06T12:59:00Z"/>
        </w:rPr>
      </w:pPr>
      <w:r>
        <w:t xml:space="preserve">Our </w:t>
      </w:r>
      <w:ins w:id="129" w:author="Ben Marwick" w:date="2020-04-06T12:33:00Z">
        <w:r w:rsidR="00F226DB">
          <w:t xml:space="preserve">specific </w:t>
        </w:r>
      </w:ins>
      <w:r>
        <w:t xml:space="preserve">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w:t>
      </w:r>
      <w:ins w:id="130" w:author="Ben Marwick" w:date="2020-04-06T13:37:00Z">
        <w:r w:rsidR="00CE4BEC">
          <w:t>We predict that c</w:t>
        </w:r>
      </w:ins>
      <w:ins w:id="131" w:author="Ben Marwick" w:date="2020-04-06T13:01:00Z">
        <w:r w:rsidR="00F301CE">
          <w:t xml:space="preserve">ompetition within </w:t>
        </w:r>
      </w:ins>
      <w:ins w:id="132" w:author="Ben Marwick" w:date="2020-04-06T13:38:00Z">
        <w:r w:rsidR="00CE4BEC">
          <w:t xml:space="preserve">the </w:t>
        </w:r>
      </w:ins>
      <w:ins w:id="133" w:author="Ben Marwick" w:date="2020-04-06T13:01:00Z">
        <w:r w:rsidR="00F301CE">
          <w:t>Indigenous communit</w:t>
        </w:r>
      </w:ins>
      <w:ins w:id="134" w:author="Ben Marwick" w:date="2020-04-06T13:38:00Z">
        <w:r w:rsidR="00CE4BEC">
          <w:t xml:space="preserve">y at </w:t>
        </w:r>
        <w:proofErr w:type="spellStart"/>
        <w:r w:rsidR="00CE4BEC">
          <w:t>Kiwulan</w:t>
        </w:r>
      </w:ins>
      <w:proofErr w:type="spellEnd"/>
      <w:ins w:id="135" w:author="Ben Marwick" w:date="2020-04-06T13:01:00Z">
        <w:r w:rsidR="00F301CE">
          <w:t xml:space="preserve"> for foreign resources and trade partnership</w:t>
        </w:r>
      </w:ins>
      <w:ins w:id="136" w:author="Ben Marwick" w:date="2020-04-06T13:37:00Z">
        <w:r w:rsidR="00CE4BEC">
          <w:t>s</w:t>
        </w:r>
      </w:ins>
      <w:ins w:id="137" w:author="Ben Marwick" w:date="2020-04-06T13:01:00Z">
        <w:r w:rsidR="00F301CE">
          <w:t xml:space="preserve"> with European or Chinese colonizers </w:t>
        </w:r>
      </w:ins>
      <w:ins w:id="138" w:author="Ben Marwick" w:date="2020-04-06T13:37:00Z">
        <w:r w:rsidR="00CE4BEC">
          <w:t>may</w:t>
        </w:r>
      </w:ins>
      <w:ins w:id="139" w:author="Ben Marwick" w:date="2020-04-06T13:01:00Z">
        <w:r w:rsidR="00F301CE">
          <w:t xml:space="preserve"> </w:t>
        </w:r>
      </w:ins>
      <w:ins w:id="140" w:author="Ben Marwick" w:date="2020-04-06T13:38:00Z">
        <w:r w:rsidR="00CE4BEC">
          <w:t xml:space="preserve">have </w:t>
        </w:r>
      </w:ins>
      <w:ins w:id="141" w:author="Ben Marwick" w:date="2020-04-06T13:01:00Z">
        <w:r w:rsidR="00F301CE">
          <w:t xml:space="preserve">led to the emergence of craft specialization caused by greater economic and social control </w:t>
        </w:r>
      </w:ins>
      <w:ins w:id="142" w:author="Ben Marwick" w:date="2020-04-06T13:39:00Z">
        <w:r w:rsidR="00CE4BEC">
          <w:t xml:space="preserve">of pottery production </w:t>
        </w:r>
      </w:ins>
      <w:ins w:id="143" w:author="Ben Marwick" w:date="2020-04-06T13:01:00Z">
        <w:r w:rsidR="00F301CE">
          <w:t xml:space="preserve">by a small group of individuals. </w:t>
        </w:r>
      </w:ins>
      <w:moveToRangeStart w:id="144" w:author="Ben Marwick" w:date="2020-04-06T14:18:00Z" w:name="move37075154"/>
      <w:moveTo w:id="145" w:author="Ben Marwick" w:date="2020-04-06T14:18:00Z">
        <w:r w:rsidR="00DA2693">
          <w:t xml:space="preserve">Using pottery shape as a proxy to study craft specialization, we </w:t>
        </w:r>
        <w:del w:id="146" w:author="Ben Marwick" w:date="2020-04-06T14:19:00Z">
          <w:r w:rsidR="00DA2693" w:rsidDel="00DA2693">
            <w:delText>address these questions</w:delText>
          </w:r>
        </w:del>
      </w:moveTo>
      <w:ins w:id="147" w:author="Ben Marwick" w:date="2020-04-06T14:19:00Z">
        <w:r w:rsidR="00DA2693">
          <w:t>ask</w:t>
        </w:r>
      </w:ins>
      <w:moveTo w:id="148" w:author="Ben Marwick" w:date="2020-04-06T14:18:00Z">
        <w:r w:rsidR="00DA2693">
          <w:t xml:space="preserve">: Did </w:t>
        </w:r>
        <w:del w:id="149" w:author="Ben Marwick" w:date="2020-04-06T14:19:00Z">
          <w:r w:rsidR="00DA2693" w:rsidDel="00DA2693">
            <w:delText>foreign</w:delText>
          </w:r>
        </w:del>
      </w:moveTo>
      <w:ins w:id="150" w:author="Ben Marwick" w:date="2020-04-06T14:19:00Z">
        <w:r w:rsidR="00DA2693">
          <w:t>colonial</w:t>
        </w:r>
      </w:ins>
      <w:moveTo w:id="151" w:author="Ben Marwick" w:date="2020-04-06T14:18:00Z">
        <w:r w:rsidR="00DA2693">
          <w:t xml:space="preserve"> </w:t>
        </w:r>
        <w:del w:id="152" w:author="Ben Marwick" w:date="2020-04-06T14:19:00Z">
          <w:r w:rsidR="00DA2693" w:rsidDel="00DA2693">
            <w:delText>influence</w:delText>
          </w:r>
        </w:del>
      </w:moveTo>
      <w:ins w:id="153" w:author="Ben Marwick" w:date="2020-04-06T14:19:00Z">
        <w:r w:rsidR="00DA2693">
          <w:t>trade</w:t>
        </w:r>
      </w:ins>
      <w:moveTo w:id="154" w:author="Ben Marwick" w:date="2020-04-06T14:18:00Z">
        <w:r w:rsidR="00DA2693">
          <w:t xml:space="preserve"> </w:t>
        </w:r>
        <w:del w:id="155" w:author="Ben Marwick" w:date="2020-04-06T14:19:00Z">
          <w:r w:rsidR="00DA2693" w:rsidDel="00DA2693">
            <w:delText xml:space="preserve">have </w:delText>
          </w:r>
        </w:del>
        <w:r w:rsidR="00DA2693">
          <w:t>impact</w:t>
        </w:r>
        <w:del w:id="156" w:author="Ben Marwick" w:date="2020-04-06T14:19:00Z">
          <w:r w:rsidR="00DA2693" w:rsidDel="00DA2693">
            <w:delText>s on</w:delText>
          </w:r>
        </w:del>
        <w:r w:rsidR="00DA2693">
          <w:t xml:space="preserve"> </w:t>
        </w:r>
      </w:moveTo>
      <w:ins w:id="157" w:author="Ben Marwick" w:date="2020-04-06T14:19:00Z">
        <w:r w:rsidR="00DA2693">
          <w:t xml:space="preserve">the shape of </w:t>
        </w:r>
      </w:ins>
      <w:ins w:id="158" w:author="Ben Marwick" w:date="2020-04-06T14:20:00Z">
        <w:r w:rsidR="00DA2693">
          <w:t xml:space="preserve">locally-produced </w:t>
        </w:r>
      </w:ins>
      <w:moveTo w:id="159" w:author="Ben Marwick" w:date="2020-04-06T14:18:00Z">
        <w:r w:rsidR="00DA2693">
          <w:t xml:space="preserve">Indigenous pottery </w:t>
        </w:r>
        <w:del w:id="160" w:author="Ben Marwick" w:date="2020-04-06T14:19:00Z">
          <w:r w:rsidR="00DA2693" w:rsidDel="00DA2693">
            <w:delText xml:space="preserve">production that can be detected in the shape of the </w:delText>
          </w:r>
        </w:del>
        <w:r w:rsidR="00DA2693">
          <w:t>vessels? Did pottery shape become more homogeneous and standardized after foreign contacts with European colonizers or Chinese immigrants?</w:t>
        </w:r>
      </w:moveTo>
      <w:moveToRangeEnd w:id="144"/>
      <w:commentRangeStart w:id="161"/>
      <w:del w:id="162" w:author="Ben Marwick" w:date="2020-04-06T12:35:00Z">
        <w:r w:rsidDel="00F226DB">
          <w:delText xml:space="preserve">Previous reports </w:delText>
        </w:r>
        <w:commentRangeEnd w:id="161"/>
        <w:r w:rsidR="00F226DB" w:rsidDel="00F226DB">
          <w:rPr>
            <w:rStyle w:val="CommentReference"/>
          </w:rPr>
          <w:commentReference w:id="161"/>
        </w:r>
        <w:r w:rsidDel="00F226DB">
          <w:delText xml:space="preserve">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w:delText>
        </w:r>
      </w:del>
      <w:del w:id="163" w:author="Ben Marwick" w:date="2020-04-06T13:08:00Z">
        <w:r w:rsidDel="0020002B">
          <w:delText xml:space="preserve">Here we show that </w:delText>
        </w:r>
      </w:del>
      <w:del w:id="164" w:author="Ben Marwick" w:date="2020-04-06T12:35:00Z">
        <w:r w:rsidDel="00F226DB">
          <w:delText xml:space="preserve">in addition to the differential distribution of trade ornaments post-European contact, </w:delText>
        </w:r>
      </w:del>
      <w:del w:id="165" w:author="Ben Marwick" w:date="2020-04-06T12:36:00Z">
        <w:r w:rsidDel="00F226DB">
          <w:delText xml:space="preserve">the </w:delText>
        </w:r>
      </w:del>
      <w:del w:id="166" w:author="Ben Marwick" w:date="2020-04-06T14:01:00Z">
        <w:r w:rsidDel="009152AB">
          <w:delText xml:space="preserve">locally-made ceramics </w:delText>
        </w:r>
      </w:del>
      <w:del w:id="167" w:author="Ben Marwick" w:date="2020-04-06T12:36:00Z">
        <w:r w:rsidDel="00F226DB">
          <w:delText xml:space="preserve">become </w:delText>
        </w:r>
      </w:del>
      <w:del w:id="168" w:author="Ben Marwick" w:date="2020-04-06T14:01:00Z">
        <w:r w:rsidDel="009152AB">
          <w:delText>highly consistent in their form and shape,</w:delText>
        </w:r>
      </w:del>
      <w:del w:id="169" w:author="Ben Marwick" w:date="2020-04-06T12:36:00Z">
        <w:r w:rsidDel="00F226DB">
          <w:delText xml:space="preserve"> compared to other pottery throughout Taiwan</w:delText>
        </w:r>
      </w:del>
      <w:del w:id="170" w:author="Ben Marwick" w:date="2020-04-06T14:01:00Z">
        <w:r w:rsidDel="009152AB">
          <w:delText>. This shift to higher consistency hints at the possibility of craft specialization in pottery manufacture.</w:delText>
        </w:r>
      </w:del>
    </w:p>
    <w:p w14:paraId="59D6F6AE" w14:textId="77777777" w:rsidR="00F301CE" w:rsidDel="0020002B" w:rsidRDefault="00F301CE">
      <w:pPr>
        <w:pStyle w:val="BodyText"/>
        <w:rPr>
          <w:del w:id="171" w:author="Ben Marwick" w:date="2020-04-06T13:10:00Z"/>
        </w:rPr>
      </w:pPr>
    </w:p>
    <w:p w14:paraId="3A255970" w14:textId="6D4FA963" w:rsidR="003A3FAC" w:rsidRDefault="00360097">
      <w:pPr>
        <w:pStyle w:val="BodyText"/>
      </w:pPr>
      <w:del w:id="172" w:author="Ben Marwick" w:date="2020-04-06T13:22:00Z">
        <w:r w:rsidDel="00AB5C14">
          <w:delTex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 (Costin, 2001, 1991; Stark, 1995b). </w:delText>
        </w:r>
      </w:del>
      <w:del w:id="173" w:author="Ben Marwick" w:date="2020-04-06T14:34:00Z">
        <w:r w:rsidDel="00154243">
          <w:delText>For investigating ceramic standardization, several</w:delText>
        </w:r>
      </w:del>
      <w:ins w:id="174" w:author="Ben Marwick" w:date="2020-04-06T14:34:00Z">
        <w:r w:rsidR="00154243">
          <w:t>Several</w:t>
        </w:r>
      </w:ins>
      <w:r>
        <w:t xml:space="preserve"> measurements have been </w:t>
      </w:r>
      <w:del w:id="175" w:author="Ben Marwick" w:date="2020-04-06T14:34:00Z">
        <w:r w:rsidDel="00154243">
          <w:delText xml:space="preserve">discussed and </w:delText>
        </w:r>
      </w:del>
      <w:r>
        <w:t>use</w:t>
      </w:r>
      <w:ins w:id="176" w:author="Ben Marwick" w:date="2020-04-06T14:34:00Z">
        <w:r w:rsidR="00154243">
          <w:t>d for investigating ceramic standardization,</w:t>
        </w:r>
        <w:r w:rsidR="00154243" w:rsidDel="00154243">
          <w:t xml:space="preserve"> </w:t>
        </w:r>
      </w:ins>
      <w:del w:id="177" w:author="Ben Marwick" w:date="2020-04-06T14:34:00Z">
        <w:r w:rsidDel="00154243">
          <w:delText xml:space="preserve">d, </w:delText>
        </w:r>
      </w:del>
      <w:r>
        <w:t xml:space="preserve">such as metric, compositional, and technological </w:t>
      </w:r>
      <w:del w:id="178" w:author="Ben Marwick" w:date="2020-04-06T14:34:00Z">
        <w:r w:rsidDel="00154243">
          <w:delText xml:space="preserve">approaches </w:delText>
        </w:r>
      </w:del>
      <w:ins w:id="179" w:author="Ben Marwick" w:date="2020-04-06T14:34:00Z">
        <w:r w:rsidR="00154243">
          <w:t xml:space="preserve">variables </w:t>
        </w:r>
      </w:ins>
      <w:r>
        <w:t xml:space="preserve">(Arnold, 2000; Blackman et al., 1993; Boness et al., 2015; Costin, 1991; Rice, 1991; Roux, 2015; Tite, 1999). Among those variables, metric measurements are most widely applied to archaeological assemblages because of the ease of collecting these data. </w:t>
      </w:r>
      <w:del w:id="180" w:author="Ben Marwick" w:date="2020-04-06T14:02:00Z">
        <w:r w:rsidDel="009152AB">
          <w:delText xml:space="preserve">By comparing variations for sets of data using </w:delText>
        </w:r>
      </w:del>
      <w:ins w:id="181" w:author="Ben Marwick" w:date="2020-04-06T14:02:00Z">
        <w:r w:rsidR="009152AB">
          <w:t xml:space="preserve">The </w:t>
        </w:r>
      </w:ins>
      <w:r>
        <w:t xml:space="preserve">coefficient of variation </w:t>
      </w:r>
      <w:ins w:id="182" w:author="Ben Marwick" w:date="2020-04-06T14:02:00Z">
        <w:r w:rsidR="009152AB">
          <w:t xml:space="preserve">statistic is </w:t>
        </w:r>
      </w:ins>
      <w:del w:id="183" w:author="Ben Marwick" w:date="2020-04-06T14:03:00Z">
        <w:r w:rsidDel="009152AB">
          <w:delText>coupled with statistical testing, the</w:delText>
        </w:r>
      </w:del>
      <w:ins w:id="184" w:author="Ben Marwick" w:date="2020-04-06T14:03:00Z">
        <w:r w:rsidR="009152AB">
          <w:t>commonly used to quantify the</w:t>
        </w:r>
      </w:ins>
      <w:r>
        <w:t xml:space="preserve"> degree of standardization</w:t>
      </w:r>
      <w:del w:id="185" w:author="Ben Marwick" w:date="2020-04-06T14:03:00Z">
        <w:r w:rsidDel="009152AB">
          <w:delText xml:space="preserve"> </w:delText>
        </w:r>
      </w:del>
      <w:ins w:id="186" w:author="Ben Marwick" w:date="2020-04-06T14:03:00Z">
        <w:r w:rsidR="009152AB">
          <w:t xml:space="preserve"> in ceramic assemblages </w:t>
        </w:r>
      </w:ins>
      <w:del w:id="187" w:author="Ben Marwick" w:date="2020-04-06T14:03:00Z">
        <w:r w:rsidDel="009152AB">
          <w:delText xml:space="preserve">can be identified </w:delText>
        </w:r>
      </w:del>
      <w:del w:id="188" w:author="Ben Marwick" w:date="2020-04-06T14:02:00Z">
        <w:r w:rsidDel="009152AB">
          <w:delText xml:space="preserve">according to values </w:delText>
        </w:r>
      </w:del>
      <w:r>
        <w:t>(</w:t>
      </w:r>
      <w:proofErr w:type="spellStart"/>
      <w:r>
        <w:t>Eerkens</w:t>
      </w:r>
      <w:proofErr w:type="spellEnd"/>
      <w:r>
        <w:t xml:space="preserve"> and </w:t>
      </w:r>
      <w:proofErr w:type="spellStart"/>
      <w:r>
        <w:t>Bettinger</w:t>
      </w:r>
      <w:proofErr w:type="spellEnd"/>
      <w:r>
        <w:t xml:space="preserve">, 2001; Roux, 2003; Stark, 1995b). </w:t>
      </w:r>
      <w:del w:id="189" w:author="Ben Marwick" w:date="2020-04-06T13:41:00Z">
        <w:r w:rsidDel="00CE4BEC">
          <w:delText xml:space="preserve">Roux and Karasik (2018)’s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w:delText>
        </w:r>
      </w:del>
      <w:r>
        <w:t xml:space="preserve">However, because pottery vessels typically have curved shapes, linear measurements have limited sensitivity to many kinds of shape variations. Thus, to capture subtle shape variations that might </w:t>
      </w:r>
      <w:ins w:id="190" w:author="Ben Marwick" w:date="2020-04-06T14:03:00Z">
        <w:r w:rsidR="009152AB">
          <w:t xml:space="preserve">also </w:t>
        </w:r>
      </w:ins>
      <w:r>
        <w:t xml:space="preserve">be relevant to standardization, </w:t>
      </w:r>
      <w:del w:id="191" w:author="Ben Marwick" w:date="2020-04-06T14:03:00Z">
        <w:r w:rsidDel="009152AB">
          <w:delText xml:space="preserve">a method that is sensitive to non-linear aspects of shape variation is necessary. Here </w:delText>
        </w:r>
      </w:del>
      <w:r>
        <w:t>we analyze pottery shape using geometric morphometric methods</w:t>
      </w:r>
      <w:ins w:id="192" w:author="Ben Marwick" w:date="2020-04-06T14:04:00Z">
        <w:r w:rsidR="009152AB">
          <w:t xml:space="preserve">. </w:t>
        </w:r>
      </w:ins>
      <w:del w:id="193" w:author="Ben Marwick" w:date="2020-04-06T14:04:00Z">
        <w:r w:rsidDel="009152AB">
          <w:delText xml:space="preserve">, a new approach for measuring the degree of standardization because it takes a statistical summary of the overall shape as variable for comparison (Slice, 2007). Using geometric morphometry, we study shape and standardization of locally made ceramics </w:delText>
        </w:r>
      </w:del>
      <w:del w:id="194" w:author="Ben Marwick" w:date="2020-04-06T12:37:00Z">
        <w:r w:rsidDel="00F226DB">
          <w:delText xml:space="preserve">at Kiwulan (1350-1950 AD) (Chen, 2007), a large multi-component archaeological site in northeastern Taiwan, </w:delText>
        </w:r>
      </w:del>
      <w:del w:id="195" w:author="Ben Marwick" w:date="2020-04-06T14:04:00Z">
        <w:r w:rsidDel="009152AB">
          <w:delText xml:space="preserve">to identify changes in ceramic production resulting from </w:delText>
        </w:r>
      </w:del>
      <w:del w:id="196" w:author="Ben Marwick" w:date="2020-04-06T12:38:00Z">
        <w:r w:rsidDel="00F226DB">
          <w:delText xml:space="preserve">cross-cultural </w:delText>
        </w:r>
      </w:del>
      <w:del w:id="197" w:author="Ben Marwick" w:date="2020-04-06T14:04:00Z">
        <w:r w:rsidDel="009152AB">
          <w:delText>interaction contexts.</w:delText>
        </w:r>
      </w:del>
    </w:p>
    <w:p w14:paraId="45E4E804" w14:textId="11AE7C8E" w:rsidR="003A3FAC" w:rsidDel="00F301CE" w:rsidRDefault="00360097">
      <w:pPr>
        <w:pStyle w:val="BodyText"/>
        <w:rPr>
          <w:del w:id="198" w:author="Ben Marwick" w:date="2020-04-06T12:59:00Z"/>
        </w:rPr>
      </w:pPr>
      <w:del w:id="199" w:author="Ben Marwick" w:date="2020-04-06T12:59:00Z">
        <w:r w:rsidDel="00F301CE">
          <w:delText xml:space="preserve">Our hypothesis is that if </w:delText>
        </w:r>
      </w:del>
      <w:del w:id="200" w:author="Ben Marwick" w:date="2020-04-06T12:39:00Z">
        <w:r w:rsidDel="00F226DB">
          <w:delText>foreign influences</w:delText>
        </w:r>
      </w:del>
      <w:del w:id="201" w:author="Ben Marwick" w:date="2020-04-06T12:59:00Z">
        <w:r w:rsidDel="00F301CE">
          <w:delText xml:space="preserve"> </w:delText>
        </w:r>
      </w:del>
      <w:del w:id="202" w:author="Ben Marwick" w:date="2020-04-06T12:39:00Z">
        <w:r w:rsidDel="00F226DB">
          <w:delText>had impacts</w:delText>
        </w:r>
      </w:del>
      <w:del w:id="203" w:author="Ben Marwick" w:date="2020-04-06T12:59:00Z">
        <w:r w:rsidDel="00F301CE">
          <w:delText xml:space="preserve"> </w:delText>
        </w:r>
      </w:del>
      <w:del w:id="204" w:author="Ben Marwick" w:date="2020-04-06T12:39:00Z">
        <w:r w:rsidDel="00F226DB">
          <w:delText xml:space="preserve">on </w:delText>
        </w:r>
      </w:del>
      <w:del w:id="205" w:author="Ben Marwick" w:date="2020-04-06T12:59:00Z">
        <w:r w:rsidDel="00F301CE">
          <w:delText xml:space="preserve">the emergence of social inequality </w:delText>
        </w:r>
      </w:del>
      <w:del w:id="206" w:author="Ben Marwick" w:date="2020-04-06T12:39:00Z">
        <w:r w:rsidDel="00F226DB">
          <w:delText xml:space="preserve">in local Indigenous society </w:delText>
        </w:r>
      </w:del>
      <w:del w:id="207" w:author="Ben Marwick" w:date="2020-04-06T12:59:00Z">
        <w:r w:rsidDel="00F301CE">
          <w:delText xml:space="preserve">due to monopolies of trade arising among a small number of Indigenous </w:delText>
        </w:r>
      </w:del>
      <w:del w:id="208" w:author="Ben Marwick" w:date="2020-04-06T12:46:00Z">
        <w:r w:rsidDel="002B7E83">
          <w:delText>people</w:delText>
        </w:r>
      </w:del>
      <w:del w:id="209" w:author="Ben Marwick" w:date="2020-04-06T12:59:00Z">
        <w:r w:rsidDel="00F301CE">
          <w:delText>, then we expect to see changes in social organization from a more corporate to a more network organization (Feinman, 2000). We expect this corporate-network shift to manifest as increased specialization pottery manufacture, indicated archaeologically by increased standardization of pottery production</w:delText>
        </w:r>
      </w:del>
      <w:del w:id="210" w:author="Ben Marwick" w:date="2020-04-06T12:56:00Z">
        <w:r w:rsidDel="00F301CE">
          <w:delText xml:space="preserve"> at Kiwulan</w:delText>
        </w:r>
      </w:del>
      <w:del w:id="211" w:author="Ben Marwick" w:date="2020-04-06T12:59:00Z">
        <w:r w:rsidDel="00F301CE">
          <w:delText>.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imported prestige goods, the degree of ceramic specialization, and the influence of foreign colonizers in a pericolonial context (cf. Acabado, 2017).</w:delText>
        </w:r>
      </w:del>
    </w:p>
    <w:p w14:paraId="79A5C27B" w14:textId="77777777" w:rsidR="003A3FAC" w:rsidRDefault="00360097">
      <w:pPr>
        <w:pStyle w:val="Heading2"/>
      </w:pPr>
      <w:bookmarkStart w:id="212" w:name="geometric-morphometry"/>
      <w:r>
        <w:t>Geometric Morphometry</w:t>
      </w:r>
      <w:bookmarkEnd w:id="212"/>
    </w:p>
    <w:p w14:paraId="6722F180" w14:textId="6699387B" w:rsidR="003A3FAC" w:rsidRDefault="00360097">
      <w:pPr>
        <w:pStyle w:val="FirstParagraph"/>
      </w:pPr>
      <w:del w:id="213" w:author="Ben Marwick" w:date="2020-04-06T14:04:00Z">
        <w:r w:rsidDel="009152AB">
          <w:delText xml:space="preserve">Geometric morphometric methods (GMM) has been increasingly applied in archaeology for shape analysis, which explores morphological variability and similarity of archaeological materials to address the questions of anthropological interest. </w:delText>
        </w:r>
      </w:del>
      <w:r>
        <w:t xml:space="preserve">Geometric morphometrics differs from traditional linear measurements through its use of Cartesian coordinates of morphological structures to define shapes (Adams et al., 2004; Bookstein, 1997; Lawing and Polly, 2010; Slice, 2007). Landmarks, curves or outlines of objects can be represented by coordinates in terms of their unique point locations with respect to numerical values on coordinate axes. There are two common morphometric methods: landmark approaches and outline approaches (Adams et al., 2004). Landmark approaches assign a set of landmarks or semilandmarks onto objects as reference points </w:t>
      </w:r>
      <w:r>
        <w:lastRenderedPageBreak/>
        <w:t>that can be specified on a coordinate system</w:t>
      </w:r>
      <w:ins w:id="214" w:author="Ben Marwick" w:date="2020-04-06T14:05:00Z">
        <w:r w:rsidR="009152AB">
          <w:t xml:space="preserve">. </w:t>
        </w:r>
      </w:ins>
      <w:del w:id="215" w:author="Ben Marwick" w:date="2020-04-06T14:05:00Z">
        <w:r w:rsidDel="009152AB">
          <w:delText xml:space="preserve">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 (Bookstein, 1991). GPA is a method that superimposes sets of landmark configurations into a common coordinate system, where superimposed landmark coordinates are used as shape variables for further multivariate statistical analyses (Slice, 2007). </w:delText>
        </w:r>
      </w:del>
      <w:r>
        <w:t xml:space="preserve">Landmark-based morphometrics are widely applied to archaeological objects with obvious morphological features that can provide unambiguous reference points for landmark placement, such as projectile point tips or </w:t>
      </w:r>
      <w:ins w:id="216" w:author="Ben Marwick" w:date="2020-04-06T14:05:00Z">
        <w:r w:rsidR="009152AB">
          <w:t xml:space="preserve">visually distinctive </w:t>
        </w:r>
      </w:ins>
      <w:del w:id="217" w:author="Ben Marwick" w:date="2020-04-06T14:05:00Z">
        <w:r w:rsidDel="009152AB">
          <w:delText xml:space="preserve">biological measurements points indicating </w:delText>
        </w:r>
      </w:del>
      <w:r>
        <w:t>osteological features (Birch and Martinón-Torres, 2019; Buchanan et al., 2019; Cardillo, 2010; Haruda et al., 2019; Lycett and Cramon-Taubadel, 2013; Meloro et al., 2015).</w:t>
      </w:r>
    </w:p>
    <w:p w14:paraId="4297AF6A" w14:textId="5CCCC357" w:rsidR="003A3FAC" w:rsidDel="00DA2693" w:rsidRDefault="00360097">
      <w:pPr>
        <w:pStyle w:val="BodyText"/>
        <w:rPr>
          <w:del w:id="218" w:author="Ben Marwick" w:date="2020-04-06T14:18:00Z"/>
        </w:rPr>
      </w:pPr>
      <w:r>
        <w:t xml:space="preserve">However, </w:t>
      </w:r>
      <w:del w:id="219" w:author="Ben Marwick" w:date="2020-04-06T14:06:00Z">
        <w:r w:rsidDel="009152AB">
          <w:delText xml:space="preserve">one </w:delText>
        </w:r>
      </w:del>
      <w:ins w:id="220" w:author="Ben Marwick" w:date="2020-04-06T14:06:00Z">
        <w:r w:rsidR="009152AB">
          <w:t xml:space="preserve">a key </w:t>
        </w:r>
      </w:ins>
      <w:r>
        <w:t xml:space="preserve">limitation </w:t>
      </w:r>
      <w:ins w:id="221" w:author="Ben Marwick" w:date="2020-04-06T14:06:00Z">
        <w:r w:rsidR="009152AB">
          <w:t xml:space="preserve">of the </w:t>
        </w:r>
      </w:ins>
      <w:del w:id="222" w:author="Ben Marwick" w:date="2020-04-06T14:06:00Z">
        <w:r w:rsidDel="009152AB">
          <w:delText xml:space="preserve">of landmark approaches is that landmarks may not be able to capture the shape differences of a morphological structure where the curving outlines between landmarks contain crucial variation. Furthermore, </w:delText>
        </w:r>
      </w:del>
      <w:r>
        <w:t xml:space="preserve">landmark </w:t>
      </w:r>
      <w:del w:id="223" w:author="Ben Marwick" w:date="2020-04-06T14:06:00Z">
        <w:r w:rsidDel="009152AB">
          <w:delText xml:space="preserve">points </w:delText>
        </w:r>
      </w:del>
      <w:ins w:id="224" w:author="Ben Marwick" w:date="2020-04-06T14:06:00Z">
        <w:r w:rsidR="009152AB">
          <w:t xml:space="preserve">approach is that landmarks </w:t>
        </w:r>
      </w:ins>
      <w:r>
        <w:t xml:space="preserve">may be </w:t>
      </w:r>
      <w:del w:id="225" w:author="Ben Marwick" w:date="2020-04-06T14:06:00Z">
        <w:r w:rsidDel="009152AB">
          <w:delText xml:space="preserve">unavailable </w:delText>
        </w:r>
      </w:del>
      <w:ins w:id="226" w:author="Ben Marwick" w:date="2020-04-06T14:06:00Z">
        <w:r w:rsidR="009152AB">
          <w:t xml:space="preserve">difficult to reproducibly </w:t>
        </w:r>
      </w:ins>
      <w:ins w:id="227" w:author="Ben Marwick" w:date="2020-04-06T14:07:00Z">
        <w:r w:rsidR="009152AB">
          <w:t>locate</w:t>
        </w:r>
      </w:ins>
      <w:ins w:id="228" w:author="Ben Marwick" w:date="2020-04-06T14:06:00Z">
        <w:r w:rsidR="009152AB">
          <w:t xml:space="preserve"> </w:t>
        </w:r>
      </w:ins>
      <w:r>
        <w:t>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 (Bookstein, 1997; Lawing and Polly, 2010). Those semi-landmarks are allowed to slide along the curve to remove the effect of the arbitrary landmark spacing by minimizing either Procrustes distance or bending energy (Bookstein, 1997; Gunz and Mitteroecker, 2013; Slice, 2007). Another approach that is commonly applied to two-dimensional closed shapes is elliptic Fourier Analysis (EFA), that converts coordinates along a curve into Fourier function coefficients, called harmonic coefficients (Kuhl and Giardina, 1982). EFA uses periodic functions to capture geometric information, where an outline is decomposed into a series of ellipses described by trigonometric functions (Adams et al., 2004; Bonhomme et al., 2014; Claude, 2008). The number of harmonics determines the quality and precision of the geometric representation of an object. The harmonic power, a cumulated sum of squared harmonic coefficients, provides a robust rule for determining the desired number of harmonics (Bonhomme et al., 2014).</w:t>
      </w:r>
      <w:ins w:id="229" w:author="Ben Marwick" w:date="2020-04-06T14:18:00Z">
        <w:r w:rsidR="00DA2693">
          <w:t xml:space="preserve"> </w:t>
        </w:r>
      </w:ins>
    </w:p>
    <w:p w14:paraId="50314F45" w14:textId="7FBF08C1" w:rsidR="003A3FAC" w:rsidDel="00DA2693" w:rsidRDefault="00360097">
      <w:pPr>
        <w:pStyle w:val="BodyText"/>
        <w:rPr>
          <w:del w:id="230" w:author="Ben Marwick" w:date="2020-04-06T14:18:00Z"/>
        </w:rPr>
      </w:pPr>
      <w:r>
        <w:t>EFA is suitable for shapes lacking representative landmarks or where curves contain the most meaningful variation. Applications in archaeology include human remains and zooarchaeology</w:t>
      </w:r>
      <w:ins w:id="231" w:author="Ben Marwick" w:date="2020-04-06T14:16:00Z">
        <w:r w:rsidR="00DA2693">
          <w:t xml:space="preserve">, </w:t>
        </w:r>
      </w:ins>
      <w:del w:id="232" w:author="Ben Marwick" w:date="2020-04-06T14:16:00Z">
        <w:r w:rsidDel="00DA2693">
          <w:delText xml:space="preserve"> to understand biological variation, and more recently on </w:delText>
        </w:r>
      </w:del>
      <w:r>
        <w:t>stone artifacts</w:t>
      </w:r>
      <w:ins w:id="233" w:author="Ben Marwick" w:date="2020-04-06T14:16:00Z">
        <w:r w:rsidR="00DA2693">
          <w:t xml:space="preserve">, and ceramics </w:t>
        </w:r>
      </w:ins>
      <w:del w:id="234" w:author="Ben Marwick" w:date="2020-04-06T14:16:00Z">
        <w:r w:rsidDel="00DA2693">
          <w:delText xml:space="preserve"> to explore stone tool technology </w:delText>
        </w:r>
      </w:del>
      <w:r>
        <w:t xml:space="preserve">(Fox, 2015; Hoggard et al., 2019; </w:t>
      </w:r>
      <w:proofErr w:type="spellStart"/>
      <w:r>
        <w:t>Ioviţă</w:t>
      </w:r>
      <w:proofErr w:type="spellEnd"/>
      <w:r>
        <w:t>, 2010</w:t>
      </w:r>
      <w:ins w:id="235" w:author="Ben Marwick" w:date="2020-04-06T14:17:00Z">
        <w:r w:rsidR="00DA2693">
          <w:t xml:space="preserve">; </w:t>
        </w:r>
      </w:ins>
      <w:del w:id="236" w:author="Ben Marwick" w:date="2020-04-06T14:17:00Z">
        <w:r w:rsidDel="00DA2693">
          <w:delText xml:space="preserve">). </w:delText>
        </w:r>
      </w:del>
      <w:del w:id="237" w:author="Ben Marwick" w:date="2020-04-06T14:16:00Z">
        <w:r w:rsidDel="00DA2693">
          <w:delText xml:space="preserve">Ceramics is another archaeological materials that outline approaches can provide new insights into shape variation to answer anthropological questions related to ceramic specialization. </w:delText>
        </w:r>
      </w:del>
      <w:del w:id="238" w:author="Ben Marwick" w:date="2020-04-06T14:17:00Z">
        <w:r w:rsidDel="00DA2693">
          <w:delText xml:space="preserve">Using semi-landmarks method, </w:delText>
        </w:r>
      </w:del>
      <w:proofErr w:type="spellStart"/>
      <w:r>
        <w:t>Topi</w:t>
      </w:r>
      <w:proofErr w:type="spellEnd"/>
      <w:r>
        <w:t xml:space="preserve"> et al. </w:t>
      </w:r>
      <w:del w:id="239" w:author="Ben Marwick" w:date="2020-04-06T14:17:00Z">
        <w:r w:rsidDel="00DA2693">
          <w:delText>(</w:delText>
        </w:r>
      </w:del>
      <w:r>
        <w:t>2018</w:t>
      </w:r>
      <w:ins w:id="240" w:author="Ben Marwick" w:date="2020-04-06T14:17:00Z">
        <w:r w:rsidR="00DA2693">
          <w:t xml:space="preserve">; </w:t>
        </w:r>
      </w:ins>
      <w:del w:id="241" w:author="Ben Marwick" w:date="2020-04-06T14:17:00Z">
        <w:r w:rsidDel="00DA2693">
          <w:delText xml:space="preserve">) 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 </w:delText>
        </w:r>
      </w:del>
      <w:r>
        <w:t xml:space="preserve">Selden Jr </w:t>
      </w:r>
      <w:del w:id="242" w:author="Ben Marwick" w:date="2020-04-06T14:17:00Z">
        <w:r w:rsidDel="00DA2693">
          <w:delText>(</w:delText>
        </w:r>
      </w:del>
      <w:r>
        <w:t>2019</w:t>
      </w:r>
      <w:ins w:id="243" w:author="Ben Marwick" w:date="2020-04-06T14:18:00Z">
        <w:r w:rsidR="00DA2693">
          <w:t xml:space="preserve">; </w:t>
        </w:r>
      </w:ins>
      <w:del w:id="244" w:author="Ben Marwick" w:date="2020-04-06T14:18:00Z">
        <w:r w:rsidDel="00DA2693">
          <w:delText xml:space="preserve">) 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 </w:delText>
        </w:r>
      </w:del>
      <w:proofErr w:type="spellStart"/>
      <w:r>
        <w:t>Wilczek</w:t>
      </w:r>
      <w:proofErr w:type="spellEnd"/>
      <w:r>
        <w:t xml:space="preserve"> et al. </w:t>
      </w:r>
      <w:del w:id="245" w:author="Ben Marwick" w:date="2020-04-06T14:18:00Z">
        <w:r w:rsidDel="00DA2693">
          <w:delText>(</w:delText>
        </w:r>
      </w:del>
      <w:r>
        <w:t>2014)</w:t>
      </w:r>
      <w:ins w:id="246" w:author="Ben Marwick" w:date="2020-04-06T14:18:00Z">
        <w:r w:rsidR="00DA2693">
          <w:t>.</w:t>
        </w:r>
      </w:ins>
      <w:del w:id="247" w:author="Ben Marwick" w:date="2020-04-06T14:18:00Z">
        <w:r w:rsidDel="00DA2693">
          <w:delText xml:space="preserve"> 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 Wilczek et al. (2014)’s EFA results help us understand the level of production standardization over time across the region. Those examples show that outline approaches can distinguish variation in ceramic shapes at high resolutions to understand ceramic production.</w:delText>
        </w:r>
      </w:del>
      <w:ins w:id="248" w:author="Ben Marwick" w:date="2020-04-06T14:18:00Z">
        <w:r w:rsidR="00DA2693">
          <w:t xml:space="preserve"> </w:t>
        </w:r>
      </w:ins>
    </w:p>
    <w:p w14:paraId="0EBAFB23" w14:textId="3574758B" w:rsidR="003A3FAC" w:rsidRDefault="00360097">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w:t>
      </w:r>
      <w:moveFromRangeStart w:id="249" w:author="Ben Marwick" w:date="2020-04-06T14:18:00Z" w:name="move37075154"/>
      <w:moveFrom w:id="250" w:author="Ben Marwick" w:date="2020-04-06T14:18:00Z">
        <w:r w:rsidDel="00DA2693">
          <w:t>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moveFrom>
      <w:moveFromRangeEnd w:id="249"/>
    </w:p>
    <w:p w14:paraId="364124DD" w14:textId="77777777" w:rsidR="003A3FAC" w:rsidRDefault="00360097">
      <w:pPr>
        <w:pStyle w:val="Heading1"/>
      </w:pPr>
      <w:bookmarkStart w:id="251" w:name="archaeological-background-and-materials"/>
      <w:r>
        <w:t>Archaeological background and materials</w:t>
      </w:r>
      <w:bookmarkEnd w:id="251"/>
    </w:p>
    <w:p w14:paraId="7C300022" w14:textId="284ABDEB" w:rsidR="003A3FAC" w:rsidRDefault="00360097">
      <w:pPr>
        <w:pStyle w:val="FirstParagraph"/>
      </w:pPr>
      <w:r>
        <w:t xml:space="preserve">Ceramics analyzed in this paper come from 40 units (4m by 4m each) sampled from the central, undisturbed area of archaeological excavations at Kiwulan (Figure 1; Figure 2). </w:t>
      </w:r>
      <w:del w:id="252" w:author="Ben Marwick" w:date="2020-04-06T15:16:00Z">
        <w:r w:rsidDel="007873AF">
          <w:delText>Kiwulan is situated on a hill near a riverside at the northern margin of Yilan County, which is characterized by a triangular alluvial plain facing eastwards the Pacific with high mountains on three other sides</w:delText>
        </w:r>
      </w:del>
      <w:moveFromRangeStart w:id="253" w:author="Ben Marwick" w:date="2020-04-06T15:15:00Z" w:name="move37078543"/>
      <w:moveFrom w:id="254" w:author="Ben Marwick" w:date="2020-04-06T15:15:00Z">
        <w:del w:id="255" w:author="Ben Marwick" w:date="2020-04-06T15:16:00Z">
          <w:r w:rsidDel="007873AF">
            <w:delText xml:space="preserve">. Yilan is an ideal context to study peripheral colonial influence because Indigenous communities there were isolated by natural barriers that limited the frequency of direct contact with the Spanish and the Dutch settlers in northern Taiwan. </w:delText>
          </w:r>
        </w:del>
      </w:moveFrom>
      <w:moveFromRangeEnd w:id="253"/>
      <w:r>
        <w:t xml:space="preserve">The chronology of the archaeological deposits at Kiwulan consists of two cultural components, the upper component and the lower component, with a sterile layer in between (Chen, 2007).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 (Andrade, 2007). In 1642, the Spanish was expelled by the Dutch in northern Taiwan, who took over their forts at Helping Dau in Keelung, and in Tamsui. Since then, western Taiwan was mostly under </w:t>
      </w:r>
      <w:r>
        <w:lastRenderedPageBreak/>
        <w:t>Dutch colonial rule until 1662 when the Kingdom of Tungning in Taiwan was founded by Koxinga, a loyalist of the Ming dynasty of China (Andrade, 2007).</w:t>
      </w:r>
    </w:p>
    <w:p w14:paraId="58820DFD" w14:textId="77777777" w:rsidR="003A3FAC" w:rsidRDefault="00360097">
      <w:r>
        <w:rPr>
          <w:noProof/>
        </w:rPr>
        <w:drawing>
          <wp:inline distT="0" distB="0" distL="0" distR="0" wp14:anchorId="6B6465BB" wp14:editId="059FA3CF">
            <wp:extent cx="5943600" cy="2639942"/>
            <wp:effectExtent l="0" t="0" r="0" b="0"/>
            <wp:docPr id="1" name="Picture" descr="Figure 1: Map showing the location of Kiwulan, and other places in northern Taiwan named in the text. Map data from naturalearthdata.com"/>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kiwulan-location-map.jpg"/>
                    <pic:cNvPicPr>
                      <a:picLocks noChangeAspect="1" noChangeArrowheads="1"/>
                    </pic:cNvPicPr>
                  </pic:nvPicPr>
                  <pic:blipFill>
                    <a:blip r:embed="rId10"/>
                    <a:stretch>
                      <a:fillRect/>
                    </a:stretch>
                  </pic:blipFill>
                  <pic:spPr bwMode="auto">
                    <a:xfrm>
                      <a:off x="0" y="0"/>
                      <a:ext cx="5943600" cy="2639942"/>
                    </a:xfrm>
                    <a:prstGeom prst="rect">
                      <a:avLst/>
                    </a:prstGeom>
                    <a:noFill/>
                    <a:ln w="9525">
                      <a:noFill/>
                      <a:headEnd/>
                      <a:tailEnd/>
                    </a:ln>
                  </pic:spPr>
                </pic:pic>
              </a:graphicData>
            </a:graphic>
          </wp:inline>
        </w:drawing>
      </w:r>
    </w:p>
    <w:p w14:paraId="105F83A5" w14:textId="77777777" w:rsidR="003A3FAC" w:rsidRDefault="00360097">
      <w:pPr>
        <w:pStyle w:val="ImageCaption"/>
      </w:pPr>
      <w:r>
        <w:t>Figure 1: Map showing the location of Kiwulan, and other places in northern Taiwan named in the text. Map data from naturalearthdata.com</w:t>
      </w:r>
    </w:p>
    <w:p w14:paraId="3B4A1786" w14:textId="77777777" w:rsidR="003A3FAC" w:rsidRDefault="00360097">
      <w:r>
        <w:rPr>
          <w:noProof/>
        </w:rPr>
        <w:drawing>
          <wp:inline distT="0" distB="0" distL="0" distR="0" wp14:anchorId="585BECD4" wp14:editId="5999566F">
            <wp:extent cx="5943600" cy="4470750"/>
            <wp:effectExtent l="0" t="0" r="0" b="0"/>
            <wp:docPr id="2" name="Picture" descr="Figure 2: Map showing the largest section of excavation areas at Kiwulan, and the distribution of forty squares sampled in this paper presented in red with square ID number. Small dots represent the location of post-holes. Each square is 4 x 4 m"/>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KWL-excavation-map.jpg"/>
                    <pic:cNvPicPr>
                      <a:picLocks noChangeAspect="1" noChangeArrowheads="1"/>
                    </pic:cNvPicPr>
                  </pic:nvPicPr>
                  <pic:blipFill>
                    <a:blip r:embed="rId11"/>
                    <a:stretch>
                      <a:fillRect/>
                    </a:stretch>
                  </pic:blipFill>
                  <pic:spPr bwMode="auto">
                    <a:xfrm>
                      <a:off x="0" y="0"/>
                      <a:ext cx="5943600" cy="4470750"/>
                    </a:xfrm>
                    <a:prstGeom prst="rect">
                      <a:avLst/>
                    </a:prstGeom>
                    <a:noFill/>
                    <a:ln w="9525">
                      <a:noFill/>
                      <a:headEnd/>
                      <a:tailEnd/>
                    </a:ln>
                  </pic:spPr>
                </pic:pic>
              </a:graphicData>
            </a:graphic>
          </wp:inline>
        </w:drawing>
      </w:r>
    </w:p>
    <w:p w14:paraId="24754D91" w14:textId="77777777" w:rsidR="003A3FAC" w:rsidRDefault="00360097">
      <w:pPr>
        <w:pStyle w:val="ImageCaption"/>
      </w:pPr>
      <w:r>
        <w:lastRenderedPageBreak/>
        <w:t>Figure 2: Map showing the largest section of excavation areas at Kiwulan, and the distribution of forty squares sampled in this paper presented in red with square ID number. Small dots represent the location of post-holes. Each square is 4 x 4 m</w:t>
      </w:r>
    </w:p>
    <w:p w14:paraId="432D7E01" w14:textId="77777777" w:rsidR="003A3FAC" w:rsidRDefault="00360097">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 </w:t>
      </w:r>
      <w:r>
        <w:rPr>
          <w:i/>
        </w:rPr>
        <w:t>in-situ</w:t>
      </w:r>
      <w:r>
        <w:t xml:space="preserve"> posts are widespread across the 1-2 m thick deposit of the upper component, and demonstrate that Kiwulan was a continuously occupied large settlement site (Chen, 2007). To compare different foreign influences, we classified the upper component into three chronological phases: the pre-European, European, and Chinese periods. We identified these phases using 32 previously published radiocarbon ages (Chen, 2007),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 (Chen, 2007; Hsieh, 2009; Wang, 2011). The deposit shows signs of continuous human occupation during each of the three phases across the sampling area.</w:t>
      </w:r>
    </w:p>
    <w:p w14:paraId="4347CD65" w14:textId="7635F800" w:rsidR="003A3FAC" w:rsidRDefault="00360097">
      <w:pPr>
        <w:pStyle w:val="BodyText"/>
      </w:pPr>
      <w:r>
        <w:t xml:space="preserve">The most abundant artifacts in the upper component are locally made ceramics, which are distributed throughout the sequence and across the site. More than 550,000 sherds were excavated, and around </w:t>
      </w:r>
      <w:commentRangeStart w:id="256"/>
      <w:r>
        <w:t xml:space="preserve">1,200 </w:t>
      </w:r>
      <w:commentRangeEnd w:id="256"/>
      <w:r w:rsidR="00860AB3">
        <w:rPr>
          <w:rStyle w:val="CommentReference"/>
        </w:rPr>
        <w:commentReference w:id="256"/>
      </w:r>
      <w:r>
        <w:t xml:space="preserve">vessels could be </w:t>
      </w:r>
      <w:ins w:id="257" w:author="Ben Marwick" w:date="2020-04-06T17:49:00Z">
        <w:r w:rsidR="00860AB3">
          <w:t xml:space="preserve">partially </w:t>
        </w:r>
      </w:ins>
      <w:r>
        <w:t>reconstructed</w:t>
      </w:r>
      <w:ins w:id="258" w:author="Ben Marwick" w:date="2020-04-06T17:51:00Z">
        <w:r w:rsidR="00860AB3">
          <w:t xml:space="preserve"> (i.e. complete rim, or complete base)</w:t>
        </w:r>
      </w:ins>
      <w:r>
        <w:t xml:space="preserve">.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w:t>
      </w:r>
      <w:del w:id="259" w:author="Ben Marwick" w:date="2020-04-06T17:25:00Z">
        <w:r w:rsidDel="00747C07">
          <w:delText xml:space="preserve">Moreover, a lack of evidence of other utilitarian earthenware ceramics suggests these globular pots were mainly used for daily cooking. </w:delText>
        </w:r>
      </w:del>
      <w:r>
        <w:t>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14:paraId="349F7E26" w14:textId="77777777" w:rsidR="003A3FAC" w:rsidRDefault="00360097">
      <w:pPr>
        <w:pStyle w:val="BodyText"/>
      </w:pPr>
      <w:r>
        <w:t>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 (Chen, 2016). There are no substantial changes in the inclusions over time, indicating continuity in pottery fabric composition across the three periods.</w:t>
      </w:r>
    </w:p>
    <w:p w14:paraId="65B74534" w14:textId="77777777" w:rsidR="003A3FAC" w:rsidRDefault="00360097">
      <w:pPr>
        <w:pStyle w:val="Heading1"/>
      </w:pPr>
      <w:bookmarkStart w:id="260" w:name="methods"/>
      <w:r>
        <w:lastRenderedPageBreak/>
        <w:t>Methods</w:t>
      </w:r>
      <w:bookmarkEnd w:id="260"/>
    </w:p>
    <w:p w14:paraId="42E6CE15" w14:textId="76B46ED6" w:rsidR="003A3FAC" w:rsidRDefault="00860AB3">
      <w:pPr>
        <w:pStyle w:val="FirstParagraph"/>
      </w:pPr>
      <w:ins w:id="261" w:author="Ben Marwick" w:date="2020-04-06T17:50:00Z">
        <w:r>
          <w:t xml:space="preserve">We used </w:t>
        </w:r>
      </w:ins>
      <w:ins w:id="262" w:author="Ben Marwick" w:date="2020-04-06T17:51:00Z">
        <w:r>
          <w:t xml:space="preserve">all </w:t>
        </w:r>
      </w:ins>
      <w:del w:id="263" w:author="Ben Marwick" w:date="2020-04-06T17:50:00Z">
        <w:r w:rsidR="00360097" w:rsidDel="00860AB3">
          <w:delText xml:space="preserve">A total of </w:delText>
        </w:r>
      </w:del>
      <w:r w:rsidR="00360097">
        <w:t>73</w:t>
      </w:r>
      <w:del w:id="264" w:author="Ben Marwick" w:date="2020-04-06T17:50:00Z">
        <w:r w:rsidR="00360097" w:rsidDel="00860AB3">
          <w:delText xml:space="preserve"> </w:delText>
        </w:r>
      </w:del>
      <w:ins w:id="265" w:author="Ben Marwick" w:date="2020-04-06T17:50:00Z">
        <w:r>
          <w:t xml:space="preserve"> </w:t>
        </w:r>
      </w:ins>
      <w:del w:id="266" w:author="Ben Marwick" w:date="2020-04-06T17:50:00Z">
        <w:r w:rsidR="00360097" w:rsidDel="00860AB3">
          <w:delText xml:space="preserve">largely intact </w:delText>
        </w:r>
      </w:del>
      <w:r w:rsidR="00360097">
        <w:t xml:space="preserve">vessels </w:t>
      </w:r>
      <w:ins w:id="267" w:author="Ben Marwick" w:date="2020-04-06T17:51:00Z">
        <w:r>
          <w:t xml:space="preserve">that could be </w:t>
        </w:r>
      </w:ins>
      <w:ins w:id="268" w:author="Ben Marwick" w:date="2020-04-06T17:50:00Z">
        <w:r>
          <w:t>reconstructed with</w:t>
        </w:r>
      </w:ins>
      <w:ins w:id="269" w:author="Ben Marwick" w:date="2020-04-06T17:49:00Z">
        <w:r>
          <w:t xml:space="preserve"> rim, body and base parts </w:t>
        </w:r>
      </w:ins>
      <w:ins w:id="270" w:author="Ben Marwick" w:date="2020-04-06T17:54:00Z">
        <w:r>
          <w:t>and securely prov</w:t>
        </w:r>
      </w:ins>
      <w:ins w:id="271" w:author="Ben Marwick" w:date="2020-04-06T17:55:00Z">
        <w:r>
          <w:t>en</w:t>
        </w:r>
      </w:ins>
      <w:ins w:id="272" w:author="Ben Marwick" w:date="2020-04-06T17:54:00Z">
        <w:r>
          <w:t xml:space="preserve">anced to </w:t>
        </w:r>
      </w:ins>
      <w:del w:id="273" w:author="Ben Marwick" w:date="2020-04-06T17:54:00Z">
        <w:r w:rsidR="00360097" w:rsidDel="00860AB3">
          <w:delText xml:space="preserve">from </w:delText>
        </w:r>
      </w:del>
      <w:r w:rsidR="00360097">
        <w:t xml:space="preserve">pre-contact contexts (n = 32), post-European contexts (n = 27), and Chinese contact contexts (n = 14) </w:t>
      </w:r>
      <w:del w:id="274" w:author="Ben Marwick" w:date="2020-04-06T17:55:00Z">
        <w:r w:rsidR="00360097" w:rsidDel="009511B0">
          <w:delText xml:space="preserve">were selected </w:delText>
        </w:r>
      </w:del>
      <w:r w:rsidR="00360097">
        <w:t xml:space="preserve">for elliptic Fourier analysis. </w:t>
      </w:r>
      <w:del w:id="275" w:author="Ben Marwick" w:date="2020-04-06T17:54:00Z">
        <w:r w:rsidR="00360097" w:rsidDel="00860AB3">
          <w:delText xml:space="preserve">Most of them cover every vessel component from rim to bottom. </w:delText>
        </w:r>
      </w:del>
      <w:del w:id="276" w:author="Ben Marwick" w:date="2020-04-09T23:05:00Z">
        <w:r w:rsidR="00360097" w:rsidDel="00797A8E">
          <w:delText xml:space="preserve">The shape of vessel is the major object analyzed in this paper, however, to </w:delText>
        </w:r>
      </w:del>
      <w:del w:id="277" w:author="Ben Marwick" w:date="2020-04-06T17:55:00Z">
        <w:r w:rsidR="00360097" w:rsidDel="009511B0">
          <w:delText xml:space="preserve">fully </w:delText>
        </w:r>
      </w:del>
      <w:del w:id="278" w:author="Ben Marwick" w:date="2020-04-09T23:05:00Z">
        <w:r w:rsidR="00360097" w:rsidDel="00797A8E">
          <w:delText xml:space="preserve">explore the pottery standardization, we also </w:delText>
        </w:r>
      </w:del>
      <w:del w:id="279" w:author="Ben Marwick" w:date="2020-04-06T17:56:00Z">
        <w:r w:rsidR="00360097" w:rsidDel="009511B0">
          <w:delText xml:space="preserve">take </w:delText>
        </w:r>
      </w:del>
      <w:del w:id="280" w:author="Ben Marwick" w:date="2020-04-06T17:55:00Z">
        <w:r w:rsidR="00360097" w:rsidDel="009511B0">
          <w:delText xml:space="preserve">the </w:delText>
        </w:r>
      </w:del>
      <w:del w:id="281" w:author="Ben Marwick" w:date="2020-04-09T23:05:00Z">
        <w:r w:rsidR="00360097" w:rsidDel="00797A8E">
          <w:delText xml:space="preserve">metric measurements </w:delText>
        </w:r>
      </w:del>
      <w:del w:id="282" w:author="Ben Marwick" w:date="2020-04-06T17:56:00Z">
        <w:r w:rsidR="00360097" w:rsidDel="009511B0">
          <w:delText xml:space="preserve">into account </w:delText>
        </w:r>
      </w:del>
      <w:del w:id="283" w:author="Ben Marwick" w:date="2020-04-09T23:05:00Z">
        <w:r w:rsidR="00360097" w:rsidDel="00797A8E">
          <w:delText xml:space="preserve">for comparison. </w:delText>
        </w:r>
      </w:del>
      <w:del w:id="284" w:author="Ben Marwick" w:date="2020-04-06T17:56:00Z">
        <w:r w:rsidR="00360097" w:rsidDel="009511B0">
          <w:delText xml:space="preserve">The </w:delText>
        </w:r>
      </w:del>
      <w:del w:id="285" w:author="Ben Marwick" w:date="2020-04-09T23:05:00Z">
        <w:r w:rsidR="00360097" w:rsidDel="00797A8E">
          <w:delText xml:space="preserve">total of 362 reconstructed pots (pre-European = 153, European = 173, Chinese = 36) were measured. The metric attributes include thickness of rim, neck, and body, and diameter of rim, neck, and body. For each pot, two measurements for thickness and diameter were taken to compute an average value. To </w:delText>
        </w:r>
      </w:del>
      <w:del w:id="286" w:author="Ben Marwick" w:date="2020-04-06T17:57:00Z">
        <w:r w:rsidR="00360097" w:rsidDel="009511B0">
          <w:delText>obtain information about</w:delText>
        </w:r>
      </w:del>
      <w:del w:id="287" w:author="Ben Marwick" w:date="2020-04-09T23:05:00Z">
        <w:r w:rsidR="00360097" w:rsidDel="00797A8E">
          <w:delText xml:space="preserve"> the </w:delText>
        </w:r>
      </w:del>
      <w:del w:id="288" w:author="Ben Marwick" w:date="2020-04-06T17:57:00Z">
        <w:r w:rsidR="00360097" w:rsidDel="009511B0">
          <w:delText xml:space="preserve">pottery </w:delText>
        </w:r>
      </w:del>
      <w:del w:id="289" w:author="Ben Marwick" w:date="2020-04-09T23:05:00Z">
        <w:r w:rsidR="00360097" w:rsidDel="00797A8E">
          <w:delText xml:space="preserve">shape, we compare the ratio of Rim/Body thickness, and the ratio of Rim/Body diameter. </w:delText>
        </w:r>
      </w:del>
      <w:del w:id="290" w:author="Ben Marwick" w:date="2020-04-06T17:59:00Z">
        <w:r w:rsidR="00360097" w:rsidDel="009511B0">
          <w:delText xml:space="preserve">In addition, we use Monte Carlo test for randomness in spatial locations of pots to explore whether their distribution is </w:delText>
        </w:r>
      </w:del>
      <w:del w:id="291" w:author="Ben Marwick" w:date="2020-04-06T17:57:00Z">
        <w:r w:rsidR="00360097" w:rsidDel="009511B0">
          <w:delText>meaningful, such as</w:delText>
        </w:r>
      </w:del>
      <w:del w:id="292" w:author="Ben Marwick" w:date="2020-04-06T17:59:00Z">
        <w:r w:rsidR="00360097" w:rsidDel="009511B0">
          <w:delText xml:space="preserve"> clustered or dispersed</w:delText>
        </w:r>
      </w:del>
      <w:del w:id="293" w:author="Ben Marwick" w:date="2020-04-06T17:57:00Z">
        <w:r w:rsidR="00360097" w:rsidDel="009511B0">
          <w:delText xml:space="preserve"> pattern</w:delText>
        </w:r>
      </w:del>
      <w:del w:id="294" w:author="Ben Marwick" w:date="2020-04-06T17:59:00Z">
        <w:r w:rsidR="00360097" w:rsidDel="009511B0">
          <w:delText>. As craft specialization increases, pottery distribution might shift from a dispersed pattern to concentrated clusters that reflects the location of production (Costin, 2001).</w:delText>
        </w:r>
      </w:del>
    </w:p>
    <w:p w14:paraId="2B7CCE93" w14:textId="77777777" w:rsidR="003A3FAC" w:rsidRDefault="00360097">
      <w:pPr>
        <w:pStyle w:val="Heading2"/>
      </w:pPr>
      <w:bookmarkStart w:id="295" w:name="digitising-and-analysing-by-efa"/>
      <w:r>
        <w:t>Digitising and analysing by EFA</w:t>
      </w:r>
      <w:bookmarkEnd w:id="295"/>
    </w:p>
    <w:p w14:paraId="6E0DBA29" w14:textId="0A120503" w:rsidR="003A3FAC" w:rsidRDefault="00360097">
      <w:pPr>
        <w:pStyle w:val="FirstParagraph"/>
      </w:pPr>
      <w:r>
        <w:t>We used scans of pottery drawings acquired from the Bureau of Cultural Affairs in Yilan. All drawings present a two-dimensional view of vessel cross-sections with indications of metric measurements. The scanned drawings were imported into Inkscape (</w:t>
      </w:r>
      <w:hyperlink r:id="rId12">
        <w:r>
          <w:rPr>
            <w:rStyle w:val="Hyperlink"/>
          </w:rPr>
          <w:t>http://inkscape.org</w:t>
        </w:r>
      </w:hyperlink>
      <w:r>
        <w:t>) where outlines were traced manually. Where only half cross-section images were available, these were duplicated, flipped, and then joined with another one to create a 2D closed outline for each vessel. Geometric morphometric analyses were conducted using the R software (R Core Team, 2019) and the functions included in the Momocs, a R package intended to quantify and analyze shapes</w:t>
      </w:r>
      <w:ins w:id="296" w:author="Ben Marwick" w:date="2020-04-09T22:37:00Z">
        <w:r w:rsidR="004803C6">
          <w:t xml:space="preserve"> </w:t>
        </w:r>
      </w:ins>
      <w:del w:id="297" w:author="Ben Marwick" w:date="2020-04-09T22:37:00Z">
        <w:r w:rsidDel="004803C6">
          <w:delText xml:space="preserve">, especially for outline analysis </w:delText>
        </w:r>
      </w:del>
      <w:r>
        <w:t>(Bonhomme et al., 2014). The digilized outlines were converted into a list of successive xy pixel coordinates for elliptic Fourier analysis (EFA)</w:t>
      </w:r>
      <w:ins w:id="298" w:author="Ben Marwick" w:date="2020-04-09T22:37:00Z">
        <w:r w:rsidR="004803C6">
          <w:t xml:space="preserve">. </w:t>
        </w:r>
      </w:ins>
      <w:del w:id="299" w:author="Ben Marwick" w:date="2020-04-09T22:37:00Z">
        <w:r w:rsidDel="004803C6">
          <w:delText xml:space="preserve">, to investigate morphological differences among pottery shapes from our three occupation phases. </w:delText>
        </w:r>
      </w:del>
      <w:r>
        <w:t>The harmonic coefficients generated by EFA were analyzed by principal component analysis (PCA) for dimensionality reduction to illustrate the diversity of the shape data and identify major patterns of variation.</w:t>
      </w:r>
    </w:p>
    <w:p w14:paraId="1FABB227" w14:textId="77777777" w:rsidR="003A3FAC" w:rsidRDefault="00360097">
      <w:pPr>
        <w:pStyle w:val="Heading2"/>
      </w:pPr>
      <w:bookmarkStart w:id="300" w:name="statistical-analysis"/>
      <w:r>
        <w:t>Statistical analysis</w:t>
      </w:r>
      <w:bookmarkEnd w:id="300"/>
    </w:p>
    <w:p w14:paraId="18DE545E" w14:textId="2D3D6739" w:rsidR="003A3FAC" w:rsidRDefault="00360097">
      <w:pPr>
        <w:pStyle w:val="FirstParagraph"/>
      </w:pPr>
      <w:r>
        <w:t>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w:t>
      </w:r>
      <w:del w:id="301" w:author="Ben Marwick" w:date="2020-04-09T22:38:00Z">
        <w:r w:rsidDel="004803C6">
          <w:delText xml:space="preserve"> in a ratio scale format</w:delText>
        </w:r>
      </w:del>
      <w:r>
        <w:t>:</w:t>
      </w:r>
    </w:p>
    <w:p w14:paraId="24575797" w14:textId="77777777" w:rsidR="003A3FAC" w:rsidRDefault="006876BE">
      <w:pPr>
        <w:pStyle w:val="BodyText"/>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v</m:t>
              </m:r>
            </m:sub>
          </m:sSub>
          <m:r>
            <w:rPr>
              <w:rFonts w:ascii="Cambria Math" w:hAnsi="Cambria Math"/>
            </w:rPr>
            <m:t>=</m:t>
          </m:r>
          <m:f>
            <m:fPr>
              <m:ctrlPr>
                <w:rPr>
                  <w:rFonts w:ascii="Cambria Math" w:hAnsi="Cambria Math"/>
                </w:rPr>
              </m:ctrlPr>
            </m:fPr>
            <m:num>
              <m:r>
                <w:rPr>
                  <w:rFonts w:ascii="Cambria Math" w:hAnsi="Cambria Math"/>
                </w:rPr>
                <m:t>σ</m:t>
              </m:r>
            </m:num>
            <m:den>
              <m:r>
                <w:rPr>
                  <w:rFonts w:ascii="Cambria Math" w:hAnsi="Cambria Math"/>
                </w:rPr>
                <m:t>μ</m:t>
              </m:r>
            </m:den>
          </m:f>
        </m:oMath>
      </m:oMathPara>
    </w:p>
    <w:p w14:paraId="45C81399" w14:textId="0CD70A96" w:rsidR="003A3FAC" w:rsidRDefault="00360097">
      <w:pPr>
        <w:pStyle w:val="FirstParagraph"/>
      </w:pPr>
      <w:r>
        <w:t xml:space="preserve">By standardizing </w:t>
      </w:r>
      <w:del w:id="302" w:author="Ben Marwick" w:date="2020-04-09T22:38:00Z">
        <w:r w:rsidDel="004803C6">
          <w:delText>standard deviation</w:delText>
        </w:r>
      </w:del>
      <w:ins w:id="303" w:author="Ben Marwick" w:date="2020-04-09T22:38:00Z">
        <w:r w:rsidR="004803C6">
          <w:t xml:space="preserve">the spread of </w:t>
        </w:r>
      </w:ins>
      <w:del w:id="304" w:author="Ben Marwick" w:date="2020-04-09T22:38:00Z">
        <w:r w:rsidDel="004803C6">
          <w:delText xml:space="preserve"> in each </w:delText>
        </w:r>
      </w:del>
      <w:r>
        <w:t>data</w:t>
      </w:r>
      <w:del w:id="305" w:author="Ben Marwick" w:date="2020-04-09T22:38:00Z">
        <w:r w:rsidDel="004803C6">
          <w:delText xml:space="preserve"> set</w:delText>
        </w:r>
      </w:del>
      <w:r>
        <w:t xml:space="preserve">, </w:t>
      </w:r>
      <w:del w:id="306" w:author="Ben Marwick" w:date="2020-04-09T22:38:00Z">
        <w:r w:rsidDel="004803C6">
          <w:delText xml:space="preserve">the </w:delText>
        </w:r>
      </w:del>
      <w:r>
        <w:t xml:space="preserve">coefficients of variation (CV) </w:t>
      </w:r>
      <w:del w:id="307" w:author="Ben Marwick" w:date="2020-04-09T22:38:00Z">
        <w:r w:rsidDel="004803C6">
          <w:delText xml:space="preserve">values </w:delText>
        </w:r>
      </w:del>
      <w:r>
        <w:t>allow</w:t>
      </w:r>
      <w:del w:id="308" w:author="Ben Marwick" w:date="2020-04-09T22:38:00Z">
        <w:r w:rsidDel="004803C6">
          <w:delText>s</w:delText>
        </w:r>
      </w:del>
      <w:r>
        <w:t xml:space="preserve"> us to directly compare variation in samples measured with different units or means. This is useful to compare the degree of standardization for archaeological assembles </w:t>
      </w:r>
      <w:del w:id="309" w:author="Ben Marwick" w:date="2020-04-09T22:46:00Z">
        <w:r w:rsidDel="004803C6">
          <w:delText>since CV scales standard deviation to the mean that</w:delText>
        </w:r>
      </w:del>
      <w:ins w:id="310" w:author="Ben Marwick" w:date="2020-04-09T22:46:00Z">
        <w:r w:rsidR="004803C6">
          <w:t>and</w:t>
        </w:r>
      </w:ins>
      <w:r>
        <w:t xml:space="preserve"> enables comparison of variation across different sample sizes (Eerkens and Bettinger, 2001, p. 498). </w:t>
      </w:r>
      <w:ins w:id="311" w:author="Ben Marwick" w:date="2020-04-09T22:46:00Z">
        <w:r w:rsidR="00BA7B9C">
          <w:t xml:space="preserve">Following [citations of previous work that has used CVs like this] </w:t>
        </w:r>
      </w:ins>
      <w:del w:id="312" w:author="Ben Marwick" w:date="2020-04-09T22:48:00Z">
        <w:r w:rsidDel="00BA7B9C">
          <w:delText xml:space="preserve">We </w:delText>
        </w:r>
      </w:del>
      <w:ins w:id="313" w:author="Ben Marwick" w:date="2020-04-09T22:48:00Z">
        <w:r w:rsidR="00BA7B9C">
          <w:t xml:space="preserve">we </w:t>
        </w:r>
      </w:ins>
      <w:r>
        <w:t>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14:paraId="27A4A2F5" w14:textId="2D0308C4" w:rsidR="003A3FAC" w:rsidRDefault="00360097">
      <w:pPr>
        <w:pStyle w:val="BodyText"/>
        <w:rPr>
          <w:ins w:id="314" w:author="Ben Marwick" w:date="2020-04-06T17:59:00Z"/>
        </w:rPr>
      </w:pPr>
      <w:r>
        <w:t xml:space="preserve">To answer the question of whether CV values for vessel samples across our three occupational phases are significantly different or not, we used the Modified signed-likelihood ratio (MSLR) test for equality of CVs (Krishnamoorthy and Lee, 2014). While previous work has used the Feltz and Miller (1996) asymptotic test for the equality of </w:t>
      </w:r>
      <w:r>
        <w:lastRenderedPageBreak/>
        <w:t>coefficients of variation from k populations (Eerkens, 2000; Eerkens and Bettinger, 2001; Hoggard, 2017; Lycett and Gowlett, 2008; Okumura and Araujo, 2014), we prefer the MSLR test for shape variables as a more recent development with lower rates of type I error, better performance with uneven sample numbers, and more power across a range of conditions (Krishnamoorthy and Lee, 2014).</w:t>
      </w:r>
    </w:p>
    <w:p w14:paraId="687403AB" w14:textId="7D4A6C62" w:rsidR="009511B0" w:rsidRDefault="009511B0">
      <w:pPr>
        <w:pStyle w:val="FirstParagraph"/>
        <w:pPrChange w:id="315" w:author="Ben Marwick" w:date="2020-04-06T18:22:00Z">
          <w:pPr>
            <w:pStyle w:val="BodyText"/>
          </w:pPr>
        </w:pPrChange>
      </w:pPr>
      <w:ins w:id="316" w:author="Ben Marwick" w:date="2020-04-06T18:00:00Z">
        <w:r>
          <w:t>To complement our</w:t>
        </w:r>
      </w:ins>
      <w:ins w:id="317" w:author="Ben Marwick" w:date="2020-04-06T17:59:00Z">
        <w:r>
          <w:t xml:space="preserve"> </w:t>
        </w:r>
      </w:ins>
      <w:ins w:id="318" w:author="Ben Marwick" w:date="2020-04-06T18:00:00Z">
        <w:r>
          <w:t>investigation of</w:t>
        </w:r>
      </w:ins>
      <w:ins w:id="319" w:author="Ben Marwick" w:date="2020-04-06T17:59:00Z">
        <w:r>
          <w:t xml:space="preserve"> craft specialization through shape standardization, we investigate</w:t>
        </w:r>
      </w:ins>
      <w:ins w:id="320" w:author="Ben Marwick" w:date="2020-04-06T18:22:00Z">
        <w:r w:rsidR="00CD14F2">
          <w:t>d</w:t>
        </w:r>
      </w:ins>
      <w:ins w:id="321" w:author="Ben Marwick" w:date="2020-04-06T17:59:00Z">
        <w:r>
          <w:t xml:space="preserve"> </w:t>
        </w:r>
      </w:ins>
      <w:ins w:id="322" w:author="Ben Marwick" w:date="2020-04-06T18:00:00Z">
        <w:r>
          <w:t xml:space="preserve">spatial patterns of ceramic vessels at </w:t>
        </w:r>
        <w:proofErr w:type="spellStart"/>
        <w:r>
          <w:t>Kiwulan</w:t>
        </w:r>
        <w:proofErr w:type="spellEnd"/>
        <w:r>
          <w:t xml:space="preserve">. As craft specialization increases, pottery distribution </w:t>
        </w:r>
      </w:ins>
      <w:ins w:id="323" w:author="Ben Marwick" w:date="2020-04-06T18:07:00Z">
        <w:r w:rsidR="00BE6D9F">
          <w:t>we expect a</w:t>
        </w:r>
      </w:ins>
      <w:ins w:id="324" w:author="Ben Marwick" w:date="2020-04-06T18:00:00Z">
        <w:r>
          <w:t xml:space="preserve"> shift from a </w:t>
        </w:r>
      </w:ins>
      <w:ins w:id="325" w:author="Ben Marwick" w:date="2020-04-06T18:07:00Z">
        <w:r w:rsidR="00BE6D9F">
          <w:t xml:space="preserve">pattern of vessels </w:t>
        </w:r>
      </w:ins>
      <w:ins w:id="326" w:author="Ben Marwick" w:date="2020-04-06T18:00:00Z">
        <w:r>
          <w:t xml:space="preserve">dispersed </w:t>
        </w:r>
      </w:ins>
      <w:ins w:id="327" w:author="Ben Marwick" w:date="2020-04-06T18:07:00Z">
        <w:r w:rsidR="00BE6D9F">
          <w:t>across the site</w:t>
        </w:r>
      </w:ins>
      <w:ins w:id="328" w:author="Ben Marwick" w:date="2020-04-06T18:00:00Z">
        <w:r>
          <w:t xml:space="preserve"> to </w:t>
        </w:r>
      </w:ins>
      <w:ins w:id="329" w:author="Ben Marwick" w:date="2020-04-06T18:07:00Z">
        <w:r w:rsidR="00BE6D9F">
          <w:t xml:space="preserve">a pattern of </w:t>
        </w:r>
      </w:ins>
      <w:ins w:id="330" w:author="Ben Marwick" w:date="2020-04-06T18:00:00Z">
        <w:r>
          <w:t xml:space="preserve">clusters that reflects the </w:t>
        </w:r>
      </w:ins>
      <w:ins w:id="331" w:author="Ben Marwick" w:date="2020-04-06T18:08:00Z">
        <w:r w:rsidR="00BE6D9F">
          <w:t>loci</w:t>
        </w:r>
      </w:ins>
      <w:ins w:id="332" w:author="Ben Marwick" w:date="2020-04-06T18:00:00Z">
        <w:r>
          <w:t xml:space="preserve"> of production (Costin, 2001).</w:t>
        </w:r>
      </w:ins>
      <w:ins w:id="333" w:author="Ben Marwick" w:date="2020-04-06T18:22:00Z">
        <w:r w:rsidR="00CD14F2">
          <w:t xml:space="preserve"> W</w:t>
        </w:r>
      </w:ins>
      <w:ins w:id="334" w:author="Ben Marwick" w:date="2020-04-06T17:59:00Z">
        <w:r>
          <w:t>e use</w:t>
        </w:r>
      </w:ins>
      <w:ins w:id="335" w:author="Ben Marwick" w:date="2020-04-06T18:22:00Z">
        <w:r w:rsidR="00CD14F2">
          <w:t>d a</w:t>
        </w:r>
      </w:ins>
      <w:ins w:id="336" w:author="Ben Marwick" w:date="2020-04-06T17:59:00Z">
        <w:r>
          <w:t xml:space="preserve"> Monte Carlo test for randomness in spatial locations of pots to explore whether their distribution is significantly clustered or dispersed. </w:t>
        </w:r>
      </w:ins>
    </w:p>
    <w:p w14:paraId="720C6AB1" w14:textId="77777777" w:rsidR="003A3FAC" w:rsidRDefault="00360097">
      <w:pPr>
        <w:pStyle w:val="Heading1"/>
      </w:pPr>
      <w:bookmarkStart w:id="337" w:name="X1d9039aecbbcb44c2dfa3a9268a6c9535658f66"/>
      <w:r>
        <w:t>Reproducibility and open source materials</w:t>
      </w:r>
      <w:bookmarkEnd w:id="337"/>
    </w:p>
    <w:p w14:paraId="6165F266" w14:textId="77777777" w:rsidR="003A3FAC" w:rsidRDefault="00360097">
      <w:pPr>
        <w:pStyle w:val="FirstParagraph"/>
      </w:pPr>
      <w:r>
        <w:t xml:space="preserve">To enable re-use of materials and improve reproducibility and transparency (Marwick, 2017), the entire R code (R Core Team, 2019) used for all the analysis and visualizations contained in this paper is openly available online at </w:t>
      </w:r>
      <w:hyperlink r:id="rId13">
        <w:r>
          <w:rPr>
            <w:rStyle w:val="Hyperlink"/>
          </w:rPr>
          <w:t>https://doi.org/10.17605/OSF.IO/ABVGF</w:t>
        </w:r>
      </w:hyperlink>
      <w:r>
        <w:t>. Also in this version-controlled compendium (Marwick et al., 2018) 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14:paraId="1F1114B0" w14:textId="77777777" w:rsidR="003A3FAC" w:rsidRDefault="00360097">
      <w:pPr>
        <w:pStyle w:val="Heading1"/>
      </w:pPr>
      <w:bookmarkStart w:id="338" w:name="results"/>
      <w:r>
        <w:t>Results</w:t>
      </w:r>
      <w:bookmarkEnd w:id="338"/>
    </w:p>
    <w:p w14:paraId="6D537169" w14:textId="66DF9DAD" w:rsidR="003A3FAC" w:rsidDel="00706019" w:rsidRDefault="00360097">
      <w:pPr>
        <w:pStyle w:val="FirstParagraph"/>
        <w:rPr>
          <w:moveFrom w:id="339" w:author="Ben Marwick" w:date="2020-04-06T18:42:00Z"/>
        </w:rPr>
      </w:pPr>
      <w:moveFromRangeStart w:id="340" w:author="Ben Marwick" w:date="2020-04-06T18:42:00Z" w:name="move37090954"/>
      <w:moveFrom w:id="341" w:author="Ben Marwick" w:date="2020-04-06T18:42:00Z">
        <w:r w:rsidDel="00706019">
          <w:t>To investigate the effect of the historically-documented decline of Indigenous population in the Chinese period (Chen, 2007; Hsieh, 2009) 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 3 shows that pottery is distributed randomly across the sampling area without any distinctive clusters. This suggests that differences in population across our three occupation phases are probably not driving variation in craft specialization.</w:t>
        </w:r>
      </w:moveFrom>
    </w:p>
    <w:moveFromRangeEnd w:id="340"/>
    <w:p w14:paraId="3532C24E" w14:textId="326A5EF4" w:rsidR="003A3FAC" w:rsidDel="00706019" w:rsidRDefault="00360097">
      <w:pPr>
        <w:rPr>
          <w:del w:id="342" w:author="Ben Marwick" w:date="2020-04-06T18:45:00Z"/>
        </w:rPr>
      </w:pPr>
      <w:del w:id="343" w:author="Ben Marwick" w:date="2020-04-06T18:41:00Z">
        <w:r w:rsidDel="00706019">
          <w:rPr>
            <w:noProof/>
          </w:rPr>
          <w:drawing>
            <wp:inline distT="0" distB="0" distL="0" distR="0" wp14:anchorId="6A95BCDC" wp14:editId="35C980F8">
              <wp:extent cx="5943600" cy="4754880"/>
              <wp:effectExtent l="0" t="0" r="0" b="0"/>
              <wp:docPr id="3" name="Picture" descr="Figure 3: The spatial distribution of the pottery selected for shape analysis. The quantity is indicated by the color scale."/>
              <wp:cNvGraphicFramePr/>
              <a:graphic xmlns:a="http://schemas.openxmlformats.org/drawingml/2006/main">
                <a:graphicData uri="http://schemas.openxmlformats.org/drawingml/2006/picture">
                  <pic:pic xmlns:pic="http://schemas.openxmlformats.org/drawingml/2006/picture">
                    <pic:nvPicPr>
                      <pic:cNvPr id="0" name="Picture" descr="../figures/pottery-spatial-pattern-1.png"/>
                      <pic:cNvPicPr>
                        <a:picLocks noChangeAspect="1" noChangeArrowheads="1"/>
                      </pic:cNvPicPr>
                    </pic:nvPicPr>
                    <pic:blipFill>
                      <a:blip r:embed="rId14"/>
                      <a:stretch>
                        <a:fillRect/>
                      </a:stretch>
                    </pic:blipFill>
                    <pic:spPr bwMode="auto">
                      <a:xfrm>
                        <a:off x="0" y="0"/>
                        <a:ext cx="5943600" cy="4754880"/>
                      </a:xfrm>
                      <a:prstGeom prst="rect">
                        <a:avLst/>
                      </a:prstGeom>
                      <a:noFill/>
                      <a:ln w="9525">
                        <a:noFill/>
                        <a:headEnd/>
                        <a:tailEnd/>
                      </a:ln>
                    </pic:spPr>
                  </pic:pic>
                </a:graphicData>
              </a:graphic>
            </wp:inline>
          </w:drawing>
        </w:r>
      </w:del>
    </w:p>
    <w:p w14:paraId="7754F93B" w14:textId="6FBA8895" w:rsidR="003A3FAC" w:rsidDel="00706019" w:rsidRDefault="00360097">
      <w:pPr>
        <w:pStyle w:val="ImageCaption"/>
        <w:rPr>
          <w:del w:id="344" w:author="Ben Marwick" w:date="2020-04-06T18:41:00Z"/>
        </w:rPr>
      </w:pPr>
      <w:del w:id="345" w:author="Ben Marwick" w:date="2020-04-06T18:41:00Z">
        <w:r w:rsidDel="00706019">
          <w:delText>Figure 3: The spatial distribution of the pottery selected for shape analysis. The quantity is indicated by the color scale.</w:delText>
        </w:r>
      </w:del>
    </w:p>
    <w:p w14:paraId="11EA56E7" w14:textId="13CD2688" w:rsidR="003A3FAC" w:rsidRDefault="00360097">
      <w:pPr>
        <w:pPrChange w:id="346" w:author="Ben Marwick" w:date="2020-04-06T18:45:00Z">
          <w:pPr>
            <w:pStyle w:val="BodyText"/>
          </w:pPr>
        </w:pPrChange>
      </w:pPr>
      <w:del w:id="347" w:author="Ben Marwick" w:date="2020-04-06T18:46:00Z">
        <w:r w:rsidDel="00706019">
          <w:delText>The</w:delText>
        </w:r>
      </w:del>
      <w:ins w:id="348" w:author="Ben Marwick" w:date="2020-04-06T18:46:00Z">
        <w:r w:rsidR="00706019">
          <w:t>We found that 13 harmonics captured 99% of</w:t>
        </w:r>
      </w:ins>
      <w:r>
        <w:t xml:space="preserve"> </w:t>
      </w:r>
      <w:ins w:id="349" w:author="Ben Marwick" w:date="2020-04-06T18:47:00Z">
        <w:r w:rsidR="00706019">
          <w:t xml:space="preserve">the total harmonic power in our </w:t>
        </w:r>
      </w:ins>
      <w:r>
        <w:t xml:space="preserve">elliptic Fourier coefficients of 73 </w:t>
      </w:r>
      <w:del w:id="350" w:author="Ben Marwick" w:date="2020-04-06T18:46:00Z">
        <w:r w:rsidDel="00706019">
          <w:delText xml:space="preserve">pottery </w:delText>
        </w:r>
      </w:del>
      <w:ins w:id="351" w:author="Ben Marwick" w:date="2020-04-06T18:46:00Z">
        <w:r w:rsidR="00706019">
          <w:t xml:space="preserve">vessels </w:t>
        </w:r>
      </w:ins>
      <w:r>
        <w:t>from three phases</w:t>
      </w:r>
      <w:ins w:id="352" w:author="Ben Marwick" w:date="2020-04-06T18:47:00Z">
        <w:r w:rsidR="00706019">
          <w:t xml:space="preserve">. </w:t>
        </w:r>
      </w:ins>
      <w:del w:id="353" w:author="Ben Marwick" w:date="2020-04-06T18:47:00Z">
        <w:r w:rsidDel="00706019">
          <w:delText xml:space="preserve"> were calculated. Reliable pottery outlines were captured by 13 harmonics that gather 99% of the total harmonic power. </w:delText>
        </w:r>
      </w:del>
      <w:r>
        <w:t xml:space="preserve">Figure 4 shows </w:t>
      </w:r>
      <w:del w:id="354" w:author="Ben Marwick" w:date="2020-04-06T18:47:00Z">
        <w:r w:rsidDel="00706019">
          <w:delText xml:space="preserve">the </w:delText>
        </w:r>
      </w:del>
      <w:ins w:id="355" w:author="Ben Marwick" w:date="2020-04-06T18:47:00Z">
        <w:r w:rsidR="00706019">
          <w:t xml:space="preserve">vessel </w:t>
        </w:r>
      </w:ins>
      <w:r>
        <w:t>shape changes described using thin-plate spline warping for paired periods, pre- and post-European periods, and post-European and Chinese periods</w:t>
      </w:r>
      <w:del w:id="356" w:author="Ben Marwick" w:date="2020-04-06T18:47:00Z">
        <w:r w:rsidDel="00706019">
          <w:delText xml:space="preserve">. The average shape of vessels from each phase was visualized and it shows </w:delText>
        </w:r>
      </w:del>
      <w:ins w:id="357" w:author="Ben Marwick" w:date="2020-04-06T18:47:00Z">
        <w:r w:rsidR="00706019">
          <w:t xml:space="preserve">, with </w:t>
        </w:r>
      </w:ins>
      <w:del w:id="358" w:author="Ben Marwick" w:date="2020-04-06T18:47:00Z">
        <w:r w:rsidDel="00706019">
          <w:delText xml:space="preserve">more </w:delText>
        </w:r>
      </w:del>
      <w:ins w:id="359" w:author="Ben Marwick" w:date="2020-04-06T18:47:00Z">
        <w:r w:rsidR="00706019">
          <w:t xml:space="preserve">the most </w:t>
        </w:r>
      </w:ins>
      <w:del w:id="360" w:author="Ben Marwick" w:date="2020-04-06T18:48:00Z">
        <w:r w:rsidDel="00706019">
          <w:delText xml:space="preserve">obvious </w:delText>
        </w:r>
      </w:del>
      <w:ins w:id="361" w:author="Ben Marwick" w:date="2020-04-06T18:48:00Z">
        <w:r w:rsidR="00706019">
          <w:t xml:space="preserve">greatest </w:t>
        </w:r>
      </w:ins>
      <w:r>
        <w:t xml:space="preserve">differences between </w:t>
      </w:r>
      <w:del w:id="362" w:author="Ben Marwick" w:date="2020-04-06T18:48:00Z">
        <w:r w:rsidDel="00706019">
          <w:delText>post</w:delText>
        </w:r>
      </w:del>
      <w:ins w:id="363" w:author="Ben Marwick" w:date="2020-04-06T18:48:00Z">
        <w:r w:rsidR="00706019">
          <w:t>pre</w:t>
        </w:r>
      </w:ins>
      <w:r>
        <w:t>-European and Chinese periods.</w:t>
      </w:r>
    </w:p>
    <w:p w14:paraId="6614A92B" w14:textId="77777777" w:rsidR="003A3FAC" w:rsidRDefault="00360097">
      <w:r>
        <w:rPr>
          <w:noProof/>
        </w:rPr>
        <w:lastRenderedPageBreak/>
        <w:drawing>
          <wp:inline distT="0" distB="0" distL="0" distR="0" wp14:anchorId="49119DEA" wp14:editId="43E3F5B8">
            <wp:extent cx="5943600" cy="4754880"/>
            <wp:effectExtent l="0" t="0" r="0" b="0"/>
            <wp:docPr id="4" name="Picture" descr="Figure 4: Compare the average shapes across phases using thin plate splines (TPS) with outline deformations required to pass from an extreme of the morphospace to the other."/>
            <wp:cNvGraphicFramePr/>
            <a:graphic xmlns:a="http://schemas.openxmlformats.org/drawingml/2006/main">
              <a:graphicData uri="http://schemas.openxmlformats.org/drawingml/2006/picture">
                <pic:pic xmlns:pic="http://schemas.openxmlformats.org/drawingml/2006/picture">
                  <pic:nvPicPr>
                    <pic:cNvPr id="0" name="Picture" descr="../figures/thin-plate-splines-1.png"/>
                    <pic:cNvPicPr>
                      <a:picLocks noChangeAspect="1" noChangeArrowheads="1"/>
                    </pic:cNvPicPr>
                  </pic:nvPicPr>
                  <pic:blipFill>
                    <a:blip r:embed="rId15"/>
                    <a:stretch>
                      <a:fillRect/>
                    </a:stretch>
                  </pic:blipFill>
                  <pic:spPr bwMode="auto">
                    <a:xfrm>
                      <a:off x="0" y="0"/>
                      <a:ext cx="5943600" cy="4754880"/>
                    </a:xfrm>
                    <a:prstGeom prst="rect">
                      <a:avLst/>
                    </a:prstGeom>
                    <a:noFill/>
                    <a:ln w="9525">
                      <a:noFill/>
                      <a:headEnd/>
                      <a:tailEnd/>
                    </a:ln>
                  </pic:spPr>
                </pic:pic>
              </a:graphicData>
            </a:graphic>
          </wp:inline>
        </w:drawing>
      </w:r>
    </w:p>
    <w:p w14:paraId="41AABAE0" w14:textId="7B80F093" w:rsidR="003A3FAC" w:rsidRDefault="00360097">
      <w:pPr>
        <w:pStyle w:val="ImageCaption"/>
      </w:pPr>
      <w:r>
        <w:t>Figure 4: Compar</w:t>
      </w:r>
      <w:ins w:id="364" w:author="Ben Marwick" w:date="2020-04-06T18:48:00Z">
        <w:r w:rsidR="00706019">
          <w:t>ison of</w:t>
        </w:r>
      </w:ins>
      <w:del w:id="365" w:author="Ben Marwick" w:date="2020-04-06T18:48:00Z">
        <w:r w:rsidDel="00706019">
          <w:delText>e</w:delText>
        </w:r>
      </w:del>
      <w:r>
        <w:t xml:space="preserve"> the average </w:t>
      </w:r>
      <w:ins w:id="366" w:author="Ben Marwick" w:date="2020-04-06T18:49:00Z">
        <w:r w:rsidR="00706019">
          <w:t xml:space="preserve">vessel </w:t>
        </w:r>
      </w:ins>
      <w:r>
        <w:t xml:space="preserve">shapes across phases using thin plate splines (TPS) with outline deformations required to pass from an extreme of </w:t>
      </w:r>
      <w:del w:id="367" w:author="Ben Marwick" w:date="2020-04-06T18:49:00Z">
        <w:r w:rsidDel="00706019">
          <w:delText xml:space="preserve">the </w:delText>
        </w:r>
      </w:del>
      <w:ins w:id="368" w:author="Ben Marwick" w:date="2020-04-06T18:49:00Z">
        <w:r w:rsidR="00706019">
          <w:t xml:space="preserve">one </w:t>
        </w:r>
      </w:ins>
      <w:proofErr w:type="spellStart"/>
      <w:r>
        <w:t>morphospace</w:t>
      </w:r>
      <w:proofErr w:type="spellEnd"/>
      <w:r>
        <w:t xml:space="preserve"> to the other.</w:t>
      </w:r>
    </w:p>
    <w:p w14:paraId="4DCFFE90" w14:textId="435F05DC" w:rsidR="003A3FAC" w:rsidRDefault="00360097">
      <w:pPr>
        <w:pStyle w:val="BodyText"/>
      </w:pPr>
      <w:del w:id="369" w:author="Ben Marwick" w:date="2020-04-06T18:50:00Z">
        <w:r w:rsidDel="00DB637C">
          <w:delText>T</w:delText>
        </w:r>
      </w:del>
      <w:del w:id="370" w:author="Ben Marwick" w:date="2020-04-09T22:52:00Z">
        <w:r w:rsidDel="00BA7B9C">
          <w:delText>he elliptic Fourier coefficients</w:delText>
        </w:r>
      </w:del>
      <w:del w:id="371" w:author="Ben Marwick" w:date="2020-04-06T18:50:00Z">
        <w:r w:rsidDel="00DB637C">
          <w:delText xml:space="preserve"> were examined by Principal Components Analysis </w:delText>
        </w:r>
      </w:del>
      <w:del w:id="372" w:author="Ben Marwick" w:date="2020-04-09T22:52:00Z">
        <w:r w:rsidDel="00BA7B9C">
          <w:delText xml:space="preserve">to explore </w:delText>
        </w:r>
      </w:del>
      <w:del w:id="373" w:author="Ben Marwick" w:date="2020-04-06T18:50:00Z">
        <w:r w:rsidDel="00DB637C">
          <w:delText xml:space="preserve">the </w:delText>
        </w:r>
      </w:del>
      <w:del w:id="374" w:author="Ben Marwick" w:date="2020-04-09T22:52:00Z">
        <w:r w:rsidDel="00BA7B9C">
          <w:delText xml:space="preserve">shape variations across three phases. </w:delText>
        </w:r>
      </w:del>
      <w:r>
        <w:t xml:space="preserve">The first two principal components (PCs) </w:t>
      </w:r>
      <w:ins w:id="375" w:author="Ben Marwick" w:date="2020-04-09T22:52:00Z">
        <w:r w:rsidR="00BA7B9C">
          <w:t xml:space="preserve">of the PCA on the elliptic Fourier </w:t>
        </w:r>
        <w:proofErr w:type="gramStart"/>
        <w:r w:rsidR="00BA7B9C">
          <w:t xml:space="preserve">coefficients  </w:t>
        </w:r>
      </w:ins>
      <w:r>
        <w:t>explain</w:t>
      </w:r>
      <w:proofErr w:type="gramEnd"/>
      <w:r>
        <w:t xml:space="preserve"> 74.85% of the total variance</w:t>
      </w:r>
      <w:del w:id="376" w:author="Ben Marwick" w:date="2020-04-06T18:50:00Z">
        <w:r w:rsidDel="00DB637C">
          <w:delText>s</w:delText>
        </w:r>
      </w:del>
      <w:r>
        <w:t xml:space="preserve">, of which 48.32% is explained by the first principle component. With the third component, the first three principal components explain 86.08% of the total variance. </w:t>
      </w:r>
      <w:del w:id="377" w:author="Ben Marwick" w:date="2020-04-06T18:51:00Z">
        <w:r w:rsidDel="00DB637C">
          <w:delText>Acco</w:delText>
        </w:r>
      </w:del>
      <w:del w:id="378" w:author="Ben Marwick" w:date="2020-04-06T18:50:00Z">
        <w:r w:rsidDel="00DB637C">
          <w:delText xml:space="preserve">rding to Figure 5, </w:delText>
        </w:r>
      </w:del>
      <w:r>
        <w:t>PC1 captures the height of the vessels, from tall to short, and the roundness of the body from round to oval-shaped</w:t>
      </w:r>
      <w:ins w:id="379" w:author="Ben Marwick" w:date="2020-04-06T18:50:00Z">
        <w:r w:rsidR="00DB637C">
          <w:t xml:space="preserve"> (Figure 5)</w:t>
        </w:r>
      </w:ins>
      <w:r>
        <w:t xml:space="preserve">. PC2 relates to the neck and mouth constriction, from narrow to wide. PC3 explains a smaller portion of the variance (11.23%), which relates to the degree of the flare of the neck, from </w:t>
      </w:r>
      <w:ins w:id="380" w:author="Ben Marwick" w:date="2020-04-06T18:51:00Z">
        <w:r w:rsidR="00924798">
          <w:t xml:space="preserve">a </w:t>
        </w:r>
      </w:ins>
      <w:r>
        <w:t xml:space="preserve">curved to straight shape. </w:t>
      </w:r>
      <w:del w:id="381" w:author="Ben Marwick" w:date="2020-04-06T18:51:00Z">
        <w:r w:rsidDel="00924798">
          <w:delText xml:space="preserve">The first two components account for most of the variance in relation to three phases. </w:delText>
        </w:r>
      </w:del>
      <w:r>
        <w:t>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14:paraId="3F65B653" w14:textId="77777777" w:rsidR="003A3FAC" w:rsidRDefault="00360097">
      <w:r>
        <w:rPr>
          <w:noProof/>
        </w:rPr>
        <w:lastRenderedPageBreak/>
        <w:drawing>
          <wp:inline distT="0" distB="0" distL="0" distR="0" wp14:anchorId="1B567A46" wp14:editId="5F9D8E85">
            <wp:extent cx="5943600" cy="4754880"/>
            <wp:effectExtent l="0" t="0" r="0" b="0"/>
            <wp:docPr id="5" name="Picture" descr="Figure 5: Pottery shape distribution by each occupation phase according to the first two PCs"/>
            <wp:cNvGraphicFramePr/>
            <a:graphic xmlns:a="http://schemas.openxmlformats.org/drawingml/2006/main">
              <a:graphicData uri="http://schemas.openxmlformats.org/drawingml/2006/picture">
                <pic:pic xmlns:pic="http://schemas.openxmlformats.org/drawingml/2006/picture">
                  <pic:nvPicPr>
                    <pic:cNvPr id="0" name="Picture" descr="../figures/first-two-PCs-byplot-1.png"/>
                    <pic:cNvPicPr>
                      <a:picLocks noChangeAspect="1" noChangeArrowheads="1"/>
                    </pic:cNvPicPr>
                  </pic:nvPicPr>
                  <pic:blipFill>
                    <a:blip r:embed="rId16"/>
                    <a:stretch>
                      <a:fillRect/>
                    </a:stretch>
                  </pic:blipFill>
                  <pic:spPr bwMode="auto">
                    <a:xfrm>
                      <a:off x="0" y="0"/>
                      <a:ext cx="5943600" cy="4754880"/>
                    </a:xfrm>
                    <a:prstGeom prst="rect">
                      <a:avLst/>
                    </a:prstGeom>
                    <a:noFill/>
                    <a:ln w="9525">
                      <a:noFill/>
                      <a:headEnd/>
                      <a:tailEnd/>
                    </a:ln>
                  </pic:spPr>
                </pic:pic>
              </a:graphicData>
            </a:graphic>
          </wp:inline>
        </w:drawing>
      </w:r>
    </w:p>
    <w:p w14:paraId="3C106A17" w14:textId="77777777" w:rsidR="003A3FAC" w:rsidRDefault="00360097">
      <w:pPr>
        <w:pStyle w:val="ImageCaption"/>
      </w:pPr>
      <w:r>
        <w:t>Figure 5: Pottery shape distribution by each occupation phase according to the first two PCs</w:t>
      </w:r>
    </w:p>
    <w:p w14:paraId="5CC2C953" w14:textId="77777777" w:rsidR="003A3FAC" w:rsidRDefault="00360097">
      <w:pPr>
        <w:pStyle w:val="TableCaption"/>
      </w:pPr>
      <w:r>
        <w:t xml:space="preserve">Table 1: Summary statistics for the MANOVA test on the PC scores. </w:t>
      </w:r>
      <w:r>
        <w:rPr>
          <w:rStyle w:val="VerbatimChar"/>
        </w:rPr>
        <w:t>Pr(&gt;F)</w:t>
      </w:r>
      <w:r>
        <w:t xml:space="preserve"> is the p-value associated with the F statistic of the effect and test statistic.</w:t>
      </w:r>
    </w:p>
    <w:tbl>
      <w:tblPr>
        <w:tblW w:w="0" w:type="pct"/>
        <w:tblLook w:val="07E0" w:firstRow="1" w:lastRow="1" w:firstColumn="1" w:lastColumn="1" w:noHBand="1" w:noVBand="1"/>
        <w:tblCaption w:val="Table 1: Summary statistics for the MANOVA test on the PC scores. Pr(&gt;F) is the p-value associated with the F statistic of the effect and test statistic."/>
      </w:tblPr>
      <w:tblGrid>
        <w:gridCol w:w="1463"/>
        <w:gridCol w:w="2345"/>
        <w:gridCol w:w="2194"/>
        <w:gridCol w:w="930"/>
      </w:tblGrid>
      <w:tr w:rsidR="003A3FAC" w14:paraId="43269460" w14:textId="77777777">
        <w:tc>
          <w:tcPr>
            <w:tcW w:w="0" w:type="auto"/>
            <w:tcBorders>
              <w:bottom w:val="single" w:sz="0" w:space="0" w:color="auto"/>
            </w:tcBorders>
            <w:vAlign w:val="bottom"/>
          </w:tcPr>
          <w:p w14:paraId="37B24E3E" w14:textId="77777777" w:rsidR="003A3FAC" w:rsidRDefault="00360097">
            <w:pPr>
              <w:pStyle w:val="Compact"/>
              <w:jc w:val="right"/>
            </w:pPr>
            <w:r>
              <w:t>Pillai’s trace</w:t>
            </w:r>
          </w:p>
        </w:tc>
        <w:tc>
          <w:tcPr>
            <w:tcW w:w="0" w:type="auto"/>
            <w:tcBorders>
              <w:bottom w:val="single" w:sz="0" w:space="0" w:color="auto"/>
            </w:tcBorders>
            <w:vAlign w:val="bottom"/>
          </w:tcPr>
          <w:p w14:paraId="4E70793D" w14:textId="77777777" w:rsidR="003A3FAC" w:rsidRDefault="00360097">
            <w:pPr>
              <w:pStyle w:val="Compact"/>
              <w:jc w:val="right"/>
            </w:pPr>
            <w:r>
              <w:t>Approximate F value</w:t>
            </w:r>
          </w:p>
        </w:tc>
        <w:tc>
          <w:tcPr>
            <w:tcW w:w="0" w:type="auto"/>
            <w:tcBorders>
              <w:bottom w:val="single" w:sz="0" w:space="0" w:color="auto"/>
            </w:tcBorders>
            <w:vAlign w:val="bottom"/>
          </w:tcPr>
          <w:p w14:paraId="4BE7F565" w14:textId="77777777" w:rsidR="003A3FAC" w:rsidRDefault="00360097">
            <w:pPr>
              <w:pStyle w:val="Compact"/>
              <w:jc w:val="right"/>
            </w:pPr>
            <w:r>
              <w:t>degrees of freedom</w:t>
            </w:r>
          </w:p>
        </w:tc>
        <w:tc>
          <w:tcPr>
            <w:tcW w:w="0" w:type="auto"/>
            <w:tcBorders>
              <w:bottom w:val="single" w:sz="0" w:space="0" w:color="auto"/>
            </w:tcBorders>
            <w:vAlign w:val="bottom"/>
          </w:tcPr>
          <w:p w14:paraId="1CBE1489" w14:textId="77777777" w:rsidR="003A3FAC" w:rsidRDefault="00360097">
            <w:pPr>
              <w:pStyle w:val="Compact"/>
              <w:jc w:val="right"/>
            </w:pPr>
            <w:r>
              <w:t>Pr(&gt;F)</w:t>
            </w:r>
          </w:p>
        </w:tc>
      </w:tr>
      <w:tr w:rsidR="003A3FAC" w14:paraId="09E9B9F3" w14:textId="77777777">
        <w:tc>
          <w:tcPr>
            <w:tcW w:w="0" w:type="auto"/>
          </w:tcPr>
          <w:p w14:paraId="3A170117" w14:textId="77777777" w:rsidR="003A3FAC" w:rsidRDefault="00360097">
            <w:pPr>
              <w:pStyle w:val="Compact"/>
              <w:jc w:val="right"/>
            </w:pPr>
            <w:r>
              <w:t>0.3806</w:t>
            </w:r>
          </w:p>
        </w:tc>
        <w:tc>
          <w:tcPr>
            <w:tcW w:w="0" w:type="auto"/>
          </w:tcPr>
          <w:p w14:paraId="1F919D82" w14:textId="77777777" w:rsidR="003A3FAC" w:rsidRDefault="00360097">
            <w:pPr>
              <w:pStyle w:val="Compact"/>
              <w:jc w:val="right"/>
            </w:pPr>
            <w:r>
              <w:t>1.6202</w:t>
            </w:r>
          </w:p>
        </w:tc>
        <w:tc>
          <w:tcPr>
            <w:tcW w:w="0" w:type="auto"/>
          </w:tcPr>
          <w:p w14:paraId="30544903" w14:textId="77777777" w:rsidR="003A3FAC" w:rsidRDefault="00360097">
            <w:pPr>
              <w:pStyle w:val="Compact"/>
              <w:jc w:val="right"/>
            </w:pPr>
            <w:r>
              <w:t>29</w:t>
            </w:r>
          </w:p>
        </w:tc>
        <w:tc>
          <w:tcPr>
            <w:tcW w:w="0" w:type="auto"/>
          </w:tcPr>
          <w:p w14:paraId="2C81C831" w14:textId="77777777" w:rsidR="003A3FAC" w:rsidRDefault="00360097">
            <w:pPr>
              <w:pStyle w:val="Compact"/>
              <w:jc w:val="right"/>
            </w:pPr>
            <w:r>
              <w:t>0.1452</w:t>
            </w:r>
          </w:p>
        </w:tc>
      </w:tr>
      <w:tr w:rsidR="003A3FAC" w14:paraId="372E5469" w14:textId="77777777">
        <w:tc>
          <w:tcPr>
            <w:tcW w:w="0" w:type="auto"/>
          </w:tcPr>
          <w:p w14:paraId="668F50F4" w14:textId="77777777" w:rsidR="003A3FAC" w:rsidRDefault="00360097">
            <w:pPr>
              <w:pStyle w:val="Compact"/>
              <w:jc w:val="right"/>
            </w:pPr>
            <w:r>
              <w:t>0.6942</w:t>
            </w:r>
          </w:p>
        </w:tc>
        <w:tc>
          <w:tcPr>
            <w:tcW w:w="0" w:type="auto"/>
          </w:tcPr>
          <w:p w14:paraId="23218AE4" w14:textId="77777777" w:rsidR="003A3FAC" w:rsidRDefault="00360097">
            <w:pPr>
              <w:pStyle w:val="Compact"/>
              <w:jc w:val="right"/>
            </w:pPr>
            <w:r>
              <w:t>7.0177</w:t>
            </w:r>
          </w:p>
        </w:tc>
        <w:tc>
          <w:tcPr>
            <w:tcW w:w="0" w:type="auto"/>
          </w:tcPr>
          <w:p w14:paraId="58DA1608" w14:textId="77777777" w:rsidR="003A3FAC" w:rsidRDefault="00360097">
            <w:pPr>
              <w:pStyle w:val="Compact"/>
              <w:jc w:val="right"/>
            </w:pPr>
            <w:r>
              <w:t>34</w:t>
            </w:r>
          </w:p>
        </w:tc>
        <w:tc>
          <w:tcPr>
            <w:tcW w:w="0" w:type="auto"/>
          </w:tcPr>
          <w:p w14:paraId="418C1C81" w14:textId="77777777" w:rsidR="003A3FAC" w:rsidRDefault="00360097">
            <w:pPr>
              <w:pStyle w:val="Compact"/>
              <w:jc w:val="right"/>
            </w:pPr>
            <w:r>
              <w:t>0.0000</w:t>
            </w:r>
          </w:p>
        </w:tc>
      </w:tr>
      <w:tr w:rsidR="003A3FAC" w14:paraId="16AC2982" w14:textId="77777777">
        <w:tc>
          <w:tcPr>
            <w:tcW w:w="0" w:type="auto"/>
          </w:tcPr>
          <w:p w14:paraId="076907EE" w14:textId="77777777" w:rsidR="003A3FAC" w:rsidRDefault="00360097">
            <w:pPr>
              <w:pStyle w:val="Compact"/>
              <w:jc w:val="right"/>
            </w:pPr>
            <w:r>
              <w:t>0.3491</w:t>
            </w:r>
          </w:p>
        </w:tc>
        <w:tc>
          <w:tcPr>
            <w:tcW w:w="0" w:type="auto"/>
          </w:tcPr>
          <w:p w14:paraId="6361E962" w14:textId="77777777" w:rsidR="003A3FAC" w:rsidRDefault="00360097">
            <w:pPr>
              <w:pStyle w:val="Compact"/>
              <w:jc w:val="right"/>
            </w:pPr>
            <w:r>
              <w:t>2.2917</w:t>
            </w:r>
          </w:p>
        </w:tc>
        <w:tc>
          <w:tcPr>
            <w:tcW w:w="0" w:type="auto"/>
          </w:tcPr>
          <w:p w14:paraId="3E435015" w14:textId="77777777" w:rsidR="003A3FAC" w:rsidRDefault="00360097">
            <w:pPr>
              <w:pStyle w:val="Compact"/>
              <w:jc w:val="right"/>
            </w:pPr>
            <w:r>
              <w:t>47</w:t>
            </w:r>
          </w:p>
        </w:tc>
        <w:tc>
          <w:tcPr>
            <w:tcW w:w="0" w:type="auto"/>
          </w:tcPr>
          <w:p w14:paraId="37641CA8" w14:textId="77777777" w:rsidR="003A3FAC" w:rsidRDefault="00360097">
            <w:pPr>
              <w:pStyle w:val="Compact"/>
              <w:jc w:val="right"/>
            </w:pPr>
            <w:r>
              <w:t>0.0243</w:t>
            </w:r>
          </w:p>
        </w:tc>
      </w:tr>
    </w:tbl>
    <w:p w14:paraId="65C116D9" w14:textId="77777777" w:rsidR="003A3FAC" w:rsidRDefault="00360097">
      <w:pPr>
        <w:pStyle w:val="BodyText"/>
      </w:pPr>
      <w:r>
        <w:t xml:space="preserve">To test for differences in the distributions of shape variables indicated by the PC scores shown in Figure 5, we used a multivariate analysis of variance (MANOVA) test to compare pairwise combinations across our three occupation phases. </w:t>
      </w:r>
      <w:commentRangeStart w:id="382"/>
      <w:r>
        <w:t>Table 1</w:t>
      </w:r>
      <w:commentRangeEnd w:id="382"/>
      <w:r w:rsidR="00924798">
        <w:rPr>
          <w:rStyle w:val="CommentReference"/>
        </w:rPr>
        <w:commentReference w:id="382"/>
      </w:r>
      <w:r>
        <w:t xml:space="preserve"> shows significant differences in shape between Pre-European and Post-European phases (p = </w:t>
      </w:r>
      <m:oMath>
        <m:r>
          <w:rPr>
            <w:rFonts w:ascii="Cambria Math" w:hAnsi="Cambria Math"/>
          </w:rPr>
          <m:t>0.0243</m:t>
        </m:r>
      </m:oMath>
      <w:r>
        <w:t xml:space="preserve">), and Pre-European and Chinese phases (p = </w:t>
      </w:r>
      <m:oMath>
        <m:r>
          <w:rPr>
            <w:rFonts w:ascii="Cambria Math" w:hAnsi="Cambria Math"/>
          </w:rPr>
          <m:t>0</m:t>
        </m:r>
      </m:oMath>
      <w:r>
        <w:t>). Although there is considerable overlap of shape variables between the Pre-European and Post-European phases, their PC scores are significantly different from each other. There is little difference between vessel shapes in the Post-European and Chinese contact periods.</w:t>
      </w:r>
    </w:p>
    <w:p w14:paraId="7CF09AB8" w14:textId="77777777" w:rsidR="002D1404" w:rsidRDefault="00360097">
      <w:pPr>
        <w:pStyle w:val="BodyText"/>
        <w:rPr>
          <w:ins w:id="383" w:author="Ben Marwick" w:date="2020-04-06T19:07:00Z"/>
        </w:rPr>
      </w:pPr>
      <w:r>
        <w:lastRenderedPageBreak/>
        <w:t xml:space="preserve">To compare pottery shape standardization across the three phases we investigate the distributions of the first three PC scores, taking the PC scores as proxy variables for vessel shape (Figure 6). The first PC, </w:t>
      </w:r>
      <w:ins w:id="384" w:author="Ben Marwick" w:date="2020-04-06T19:07:00Z">
        <w:r w:rsidR="002D1404">
          <w:t xml:space="preserve">capturing </w:t>
        </w:r>
      </w:ins>
      <w:r>
        <w:t>vessel height</w:t>
      </w:r>
      <w:ins w:id="385" w:author="Ben Marwick" w:date="2020-04-06T18:54:00Z">
        <w:r w:rsidR="000B39E7">
          <w:t xml:space="preserve"> and roundness</w:t>
        </w:r>
      </w:ins>
      <w:r>
        <w:t xml:space="preserve">,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w:t>
      </w:r>
    </w:p>
    <w:p w14:paraId="3B966CA2" w14:textId="2A102689" w:rsidR="003A3FAC" w:rsidRDefault="00360097">
      <w:pPr>
        <w:pStyle w:val="BodyText"/>
      </w:pPr>
      <w:r>
        <w:t>To see whether the differences in the distribution of PCs between any two phases are substantive or due to chance, we used a modified signed-likelihood ratio test to assess the equality of CVs</w:t>
      </w:r>
      <w:ins w:id="386" w:author="Ben Marwick" w:date="2020-04-06T19:08:00Z">
        <w:r w:rsidR="002D1404">
          <w:t xml:space="preserve"> [citation needed: article and pkg]</w:t>
        </w:r>
      </w:ins>
      <w:r>
        <w:t xml:space="preserve">. P-values for this significance test of CVs for PC1 and PC2 show significant differences in the standardization of vessel shapes across periods, especially between Chinese contact with either pre-European or post-European (Figure ??, Table 2). A significant difference </w:t>
      </w:r>
      <w:del w:id="387" w:author="Ben Marwick" w:date="2020-04-06T19:08:00Z">
        <w:r w:rsidDel="002D1404">
          <w:delText xml:space="preserve">is </w:delText>
        </w:r>
      </w:del>
      <w:ins w:id="388" w:author="Ben Marwick" w:date="2020-04-06T19:08:00Z">
        <w:r w:rsidR="002D1404">
          <w:t xml:space="preserve">was </w:t>
        </w:r>
      </w:ins>
      <w:r>
        <w:t>also detected between the pre-European and post-European periods.</w:t>
      </w:r>
    </w:p>
    <w:p w14:paraId="14D2489D" w14:textId="77777777" w:rsidR="003A3FAC" w:rsidRDefault="00360097">
      <w:r>
        <w:rPr>
          <w:noProof/>
        </w:rPr>
        <w:drawing>
          <wp:inline distT="0" distB="0" distL="0" distR="0" wp14:anchorId="3A715BE9" wp14:editId="29DFBA16">
            <wp:extent cx="5943600" cy="4754880"/>
            <wp:effectExtent l="0" t="0" r="0" b="0"/>
            <wp:docPr id="6" name="Picture" descr="Figure 6: The distribution of PC scores by phases"/>
            <wp:cNvGraphicFramePr/>
            <a:graphic xmlns:a="http://schemas.openxmlformats.org/drawingml/2006/main">
              <a:graphicData uri="http://schemas.openxmlformats.org/drawingml/2006/picture">
                <pic:pic xmlns:pic="http://schemas.openxmlformats.org/drawingml/2006/picture">
                  <pic:nvPicPr>
                    <pic:cNvPr id="0" name="Picture" descr="../figures/PCs-distribution-1.png"/>
                    <pic:cNvPicPr>
                      <a:picLocks noChangeAspect="1" noChangeArrowheads="1"/>
                    </pic:cNvPicPr>
                  </pic:nvPicPr>
                  <pic:blipFill>
                    <a:blip r:embed="rId17"/>
                    <a:stretch>
                      <a:fillRect/>
                    </a:stretch>
                  </pic:blipFill>
                  <pic:spPr bwMode="auto">
                    <a:xfrm>
                      <a:off x="0" y="0"/>
                      <a:ext cx="5943600" cy="4754880"/>
                    </a:xfrm>
                    <a:prstGeom prst="rect">
                      <a:avLst/>
                    </a:prstGeom>
                    <a:noFill/>
                    <a:ln w="9525">
                      <a:noFill/>
                      <a:headEnd/>
                      <a:tailEnd/>
                    </a:ln>
                  </pic:spPr>
                </pic:pic>
              </a:graphicData>
            </a:graphic>
          </wp:inline>
        </w:drawing>
      </w:r>
    </w:p>
    <w:p w14:paraId="623866A1" w14:textId="77777777" w:rsidR="003A3FAC" w:rsidRDefault="00360097">
      <w:pPr>
        <w:pStyle w:val="ImageCaption"/>
      </w:pPr>
      <w:r>
        <w:t>Figure 6: The distribution of PC scores by phases</w:t>
      </w:r>
    </w:p>
    <w:p w14:paraId="28C62627" w14:textId="77777777" w:rsidR="003A3FAC" w:rsidRDefault="00360097">
      <w:pPr>
        <w:pStyle w:val="TableCaption"/>
      </w:pPr>
      <w:r>
        <w:lastRenderedPageBreak/>
        <w:t>Table 2: P-values of the CV equality test of PC1 and PC2 between phases</w:t>
      </w:r>
    </w:p>
    <w:tbl>
      <w:tblPr>
        <w:tblW w:w="0" w:type="pct"/>
        <w:tblLook w:val="07E0" w:firstRow="1" w:lastRow="1" w:firstColumn="1" w:lastColumn="1" w:noHBand="1" w:noVBand="1"/>
        <w:tblCaption w:val="Table 2: P-values of the CV equality test of PC1 and PC2 between phases"/>
      </w:tblPr>
      <w:tblGrid>
        <w:gridCol w:w="621"/>
        <w:gridCol w:w="951"/>
        <w:gridCol w:w="992"/>
        <w:gridCol w:w="3713"/>
      </w:tblGrid>
      <w:tr w:rsidR="003A3FAC" w14:paraId="16E35F89" w14:textId="77777777">
        <w:tc>
          <w:tcPr>
            <w:tcW w:w="0" w:type="auto"/>
            <w:tcBorders>
              <w:bottom w:val="single" w:sz="0" w:space="0" w:color="auto"/>
            </w:tcBorders>
            <w:vAlign w:val="bottom"/>
          </w:tcPr>
          <w:p w14:paraId="54B25CB7" w14:textId="77777777" w:rsidR="003A3FAC" w:rsidRDefault="00360097">
            <w:pPr>
              <w:pStyle w:val="Compact"/>
            </w:pPr>
            <w:r>
              <w:t>PC</w:t>
            </w:r>
          </w:p>
        </w:tc>
        <w:tc>
          <w:tcPr>
            <w:tcW w:w="0" w:type="auto"/>
            <w:tcBorders>
              <w:bottom w:val="single" w:sz="0" w:space="0" w:color="auto"/>
            </w:tcBorders>
            <w:vAlign w:val="bottom"/>
          </w:tcPr>
          <w:p w14:paraId="599BBB4F" w14:textId="77777777" w:rsidR="003A3FAC" w:rsidRDefault="00360097">
            <w:pPr>
              <w:pStyle w:val="Compact"/>
              <w:jc w:val="right"/>
            </w:pPr>
            <w:r>
              <w:t>MSLRT</w:t>
            </w:r>
          </w:p>
        </w:tc>
        <w:tc>
          <w:tcPr>
            <w:tcW w:w="0" w:type="auto"/>
            <w:tcBorders>
              <w:bottom w:val="single" w:sz="0" w:space="0" w:color="auto"/>
            </w:tcBorders>
            <w:vAlign w:val="bottom"/>
          </w:tcPr>
          <w:p w14:paraId="466DB5F1" w14:textId="77777777" w:rsidR="003A3FAC" w:rsidRDefault="00360097">
            <w:pPr>
              <w:pStyle w:val="Compact"/>
              <w:jc w:val="right"/>
            </w:pPr>
            <w:r>
              <w:t>p_value</w:t>
            </w:r>
          </w:p>
        </w:tc>
        <w:tc>
          <w:tcPr>
            <w:tcW w:w="0" w:type="auto"/>
            <w:tcBorders>
              <w:bottom w:val="single" w:sz="0" w:space="0" w:color="auto"/>
            </w:tcBorders>
            <w:vAlign w:val="bottom"/>
          </w:tcPr>
          <w:p w14:paraId="79E9BC22" w14:textId="77777777" w:rsidR="003A3FAC" w:rsidRDefault="00360097">
            <w:pPr>
              <w:pStyle w:val="Compact"/>
            </w:pPr>
            <w:r>
              <w:t>phases</w:t>
            </w:r>
          </w:p>
        </w:tc>
      </w:tr>
      <w:tr w:rsidR="003A3FAC" w14:paraId="7F78D1BB" w14:textId="77777777">
        <w:tc>
          <w:tcPr>
            <w:tcW w:w="0" w:type="auto"/>
          </w:tcPr>
          <w:p w14:paraId="2BD4D5ED" w14:textId="77777777" w:rsidR="003A3FAC" w:rsidRDefault="00360097">
            <w:pPr>
              <w:pStyle w:val="Compact"/>
            </w:pPr>
            <w:r>
              <w:t>PC1</w:t>
            </w:r>
          </w:p>
        </w:tc>
        <w:tc>
          <w:tcPr>
            <w:tcW w:w="0" w:type="auto"/>
          </w:tcPr>
          <w:p w14:paraId="1F1F9FB2" w14:textId="77777777" w:rsidR="003A3FAC" w:rsidRDefault="00360097">
            <w:pPr>
              <w:pStyle w:val="Compact"/>
              <w:jc w:val="right"/>
            </w:pPr>
            <w:r>
              <w:t>0.0781</w:t>
            </w:r>
          </w:p>
        </w:tc>
        <w:tc>
          <w:tcPr>
            <w:tcW w:w="0" w:type="auto"/>
          </w:tcPr>
          <w:p w14:paraId="1B3E24CA" w14:textId="77777777" w:rsidR="003A3FAC" w:rsidRDefault="00360097">
            <w:pPr>
              <w:pStyle w:val="Compact"/>
              <w:jc w:val="right"/>
            </w:pPr>
            <w:r>
              <w:t>0.7799</w:t>
            </w:r>
          </w:p>
        </w:tc>
        <w:tc>
          <w:tcPr>
            <w:tcW w:w="0" w:type="auto"/>
          </w:tcPr>
          <w:p w14:paraId="3A162AE8" w14:textId="77777777" w:rsidR="003A3FAC" w:rsidRDefault="00360097">
            <w:pPr>
              <w:pStyle w:val="Compact"/>
            </w:pPr>
            <w:r>
              <w:t>Post-European vs Pre-European</w:t>
            </w:r>
          </w:p>
        </w:tc>
      </w:tr>
      <w:tr w:rsidR="003A3FAC" w14:paraId="12D2A827" w14:textId="77777777">
        <w:tc>
          <w:tcPr>
            <w:tcW w:w="0" w:type="auto"/>
          </w:tcPr>
          <w:p w14:paraId="5912EFC3" w14:textId="77777777" w:rsidR="003A3FAC" w:rsidRDefault="00360097">
            <w:pPr>
              <w:pStyle w:val="Compact"/>
            </w:pPr>
            <w:r>
              <w:t>PC1</w:t>
            </w:r>
          </w:p>
        </w:tc>
        <w:tc>
          <w:tcPr>
            <w:tcW w:w="0" w:type="auto"/>
          </w:tcPr>
          <w:p w14:paraId="4684FD5B" w14:textId="77777777" w:rsidR="003A3FAC" w:rsidRDefault="00360097">
            <w:pPr>
              <w:pStyle w:val="Compact"/>
              <w:jc w:val="right"/>
            </w:pPr>
            <w:r>
              <w:t>9.0612</w:t>
            </w:r>
          </w:p>
        </w:tc>
        <w:tc>
          <w:tcPr>
            <w:tcW w:w="0" w:type="auto"/>
          </w:tcPr>
          <w:p w14:paraId="76F86D03" w14:textId="77777777" w:rsidR="003A3FAC" w:rsidRDefault="00360097">
            <w:pPr>
              <w:pStyle w:val="Compact"/>
              <w:jc w:val="right"/>
            </w:pPr>
            <w:r>
              <w:t>0.0026</w:t>
            </w:r>
          </w:p>
        </w:tc>
        <w:tc>
          <w:tcPr>
            <w:tcW w:w="0" w:type="auto"/>
          </w:tcPr>
          <w:p w14:paraId="337B0DF1" w14:textId="77777777" w:rsidR="003A3FAC" w:rsidRDefault="00360097">
            <w:pPr>
              <w:pStyle w:val="Compact"/>
            </w:pPr>
            <w:r>
              <w:t>Chinese Contact vs Pre-European</w:t>
            </w:r>
          </w:p>
        </w:tc>
      </w:tr>
      <w:tr w:rsidR="003A3FAC" w14:paraId="2FF9F1F3" w14:textId="77777777">
        <w:tc>
          <w:tcPr>
            <w:tcW w:w="0" w:type="auto"/>
          </w:tcPr>
          <w:p w14:paraId="36898C3A" w14:textId="77777777" w:rsidR="003A3FAC" w:rsidRDefault="00360097">
            <w:pPr>
              <w:pStyle w:val="Compact"/>
            </w:pPr>
            <w:r>
              <w:t>PC1</w:t>
            </w:r>
          </w:p>
        </w:tc>
        <w:tc>
          <w:tcPr>
            <w:tcW w:w="0" w:type="auto"/>
          </w:tcPr>
          <w:p w14:paraId="55D55F6A" w14:textId="77777777" w:rsidR="003A3FAC" w:rsidRDefault="00360097">
            <w:pPr>
              <w:pStyle w:val="Compact"/>
              <w:jc w:val="right"/>
            </w:pPr>
            <w:r>
              <w:t>6.7882</w:t>
            </w:r>
          </w:p>
        </w:tc>
        <w:tc>
          <w:tcPr>
            <w:tcW w:w="0" w:type="auto"/>
          </w:tcPr>
          <w:p w14:paraId="75BA573F" w14:textId="77777777" w:rsidR="003A3FAC" w:rsidRDefault="00360097">
            <w:pPr>
              <w:pStyle w:val="Compact"/>
              <w:jc w:val="right"/>
            </w:pPr>
            <w:r>
              <w:t>0.0092</w:t>
            </w:r>
          </w:p>
        </w:tc>
        <w:tc>
          <w:tcPr>
            <w:tcW w:w="0" w:type="auto"/>
          </w:tcPr>
          <w:p w14:paraId="08B201C1" w14:textId="77777777" w:rsidR="003A3FAC" w:rsidRDefault="00360097">
            <w:pPr>
              <w:pStyle w:val="Compact"/>
            </w:pPr>
            <w:r>
              <w:t>Chinese Contact vs Post-European</w:t>
            </w:r>
          </w:p>
        </w:tc>
      </w:tr>
      <w:tr w:rsidR="003A3FAC" w14:paraId="3A329415" w14:textId="77777777">
        <w:tc>
          <w:tcPr>
            <w:tcW w:w="0" w:type="auto"/>
          </w:tcPr>
          <w:p w14:paraId="22C3D0E5" w14:textId="77777777" w:rsidR="003A3FAC" w:rsidRDefault="00360097">
            <w:pPr>
              <w:pStyle w:val="Compact"/>
            </w:pPr>
            <w:r>
              <w:t>PC2</w:t>
            </w:r>
          </w:p>
        </w:tc>
        <w:tc>
          <w:tcPr>
            <w:tcW w:w="0" w:type="auto"/>
          </w:tcPr>
          <w:p w14:paraId="4D319DF5" w14:textId="77777777" w:rsidR="003A3FAC" w:rsidRDefault="00360097">
            <w:pPr>
              <w:pStyle w:val="Compact"/>
              <w:jc w:val="right"/>
            </w:pPr>
            <w:r>
              <w:t>0.1288</w:t>
            </w:r>
          </w:p>
        </w:tc>
        <w:tc>
          <w:tcPr>
            <w:tcW w:w="0" w:type="auto"/>
          </w:tcPr>
          <w:p w14:paraId="0385A5C3" w14:textId="77777777" w:rsidR="003A3FAC" w:rsidRDefault="00360097">
            <w:pPr>
              <w:pStyle w:val="Compact"/>
              <w:jc w:val="right"/>
            </w:pPr>
            <w:r>
              <w:t>0.7196</w:t>
            </w:r>
          </w:p>
        </w:tc>
        <w:tc>
          <w:tcPr>
            <w:tcW w:w="0" w:type="auto"/>
          </w:tcPr>
          <w:p w14:paraId="3934D094" w14:textId="77777777" w:rsidR="003A3FAC" w:rsidRDefault="00360097">
            <w:pPr>
              <w:pStyle w:val="Compact"/>
            </w:pPr>
            <w:r>
              <w:t>Post-European vs Pre-European</w:t>
            </w:r>
          </w:p>
        </w:tc>
      </w:tr>
      <w:tr w:rsidR="003A3FAC" w14:paraId="011BDAE7" w14:textId="77777777">
        <w:tc>
          <w:tcPr>
            <w:tcW w:w="0" w:type="auto"/>
          </w:tcPr>
          <w:p w14:paraId="4167CD0F" w14:textId="77777777" w:rsidR="003A3FAC" w:rsidRDefault="00360097">
            <w:pPr>
              <w:pStyle w:val="Compact"/>
            </w:pPr>
            <w:r>
              <w:t>PC2</w:t>
            </w:r>
          </w:p>
        </w:tc>
        <w:tc>
          <w:tcPr>
            <w:tcW w:w="0" w:type="auto"/>
          </w:tcPr>
          <w:p w14:paraId="463293B6" w14:textId="77777777" w:rsidR="003A3FAC" w:rsidRDefault="00360097">
            <w:pPr>
              <w:pStyle w:val="Compact"/>
              <w:jc w:val="right"/>
            </w:pPr>
            <w:r>
              <w:t>0.2442</w:t>
            </w:r>
          </w:p>
        </w:tc>
        <w:tc>
          <w:tcPr>
            <w:tcW w:w="0" w:type="auto"/>
          </w:tcPr>
          <w:p w14:paraId="1D59901A" w14:textId="77777777" w:rsidR="003A3FAC" w:rsidRDefault="00360097">
            <w:pPr>
              <w:pStyle w:val="Compact"/>
              <w:jc w:val="right"/>
            </w:pPr>
            <w:r>
              <w:t>0.6212</w:t>
            </w:r>
          </w:p>
        </w:tc>
        <w:tc>
          <w:tcPr>
            <w:tcW w:w="0" w:type="auto"/>
          </w:tcPr>
          <w:p w14:paraId="0FF9E6E7" w14:textId="77777777" w:rsidR="003A3FAC" w:rsidRDefault="00360097">
            <w:pPr>
              <w:pStyle w:val="Compact"/>
            </w:pPr>
            <w:r>
              <w:t>Chinese Contact vs Pre-European</w:t>
            </w:r>
          </w:p>
        </w:tc>
      </w:tr>
      <w:tr w:rsidR="003A3FAC" w14:paraId="7F1EC15F" w14:textId="77777777">
        <w:tc>
          <w:tcPr>
            <w:tcW w:w="0" w:type="auto"/>
          </w:tcPr>
          <w:p w14:paraId="24A97F20" w14:textId="77777777" w:rsidR="003A3FAC" w:rsidRDefault="00360097">
            <w:pPr>
              <w:pStyle w:val="Compact"/>
            </w:pPr>
            <w:r>
              <w:t>PC2</w:t>
            </w:r>
          </w:p>
        </w:tc>
        <w:tc>
          <w:tcPr>
            <w:tcW w:w="0" w:type="auto"/>
          </w:tcPr>
          <w:p w14:paraId="157EB2BD" w14:textId="77777777" w:rsidR="003A3FAC" w:rsidRDefault="00360097">
            <w:pPr>
              <w:pStyle w:val="Compact"/>
              <w:jc w:val="right"/>
            </w:pPr>
            <w:r>
              <w:t>0.0585</w:t>
            </w:r>
          </w:p>
        </w:tc>
        <w:tc>
          <w:tcPr>
            <w:tcW w:w="0" w:type="auto"/>
          </w:tcPr>
          <w:p w14:paraId="389BBFE9" w14:textId="77777777" w:rsidR="003A3FAC" w:rsidRDefault="00360097">
            <w:pPr>
              <w:pStyle w:val="Compact"/>
              <w:jc w:val="right"/>
            </w:pPr>
            <w:r>
              <w:t>0.8089</w:t>
            </w:r>
          </w:p>
        </w:tc>
        <w:tc>
          <w:tcPr>
            <w:tcW w:w="0" w:type="auto"/>
          </w:tcPr>
          <w:p w14:paraId="4A1E152A" w14:textId="77777777" w:rsidR="003A3FAC" w:rsidRDefault="00360097">
            <w:pPr>
              <w:pStyle w:val="Compact"/>
            </w:pPr>
            <w:r>
              <w:t>Chinese Contact vs Post-European</w:t>
            </w:r>
          </w:p>
        </w:tc>
      </w:tr>
    </w:tbl>
    <w:p w14:paraId="59ED66E6" w14:textId="77777777" w:rsidR="003A3FAC" w:rsidRDefault="00360097">
      <w:pPr>
        <w:pStyle w:val="Heading1"/>
      </w:pPr>
      <w:bookmarkStart w:id="389" w:name="discussion"/>
      <w:r>
        <w:t>Discussion</w:t>
      </w:r>
      <w:bookmarkEnd w:id="389"/>
    </w:p>
    <w:p w14:paraId="03917C78" w14:textId="50F2CEFB" w:rsidR="003A3FAC" w:rsidRDefault="00360097">
      <w:pPr>
        <w:pStyle w:val="FirstParagraph"/>
      </w:pPr>
      <w:r>
        <w:t xml:space="preserve">Previous investigations at Kiwulan have suggested an unequal distribution of prestige goods, trade ornaments specifically, following the appearance of Europeans (Cheng, 2008; Wang, 2011), hinting at </w:t>
      </w:r>
      <w:del w:id="390" w:author="Ben Marwick" w:date="2020-04-06T19:08:00Z">
        <w:r w:rsidDel="002D1404">
          <w:delText xml:space="preserve">the </w:delText>
        </w:r>
      </w:del>
      <w:ins w:id="391" w:author="Ben Marwick" w:date="2020-04-06T19:08:00Z">
        <w:r w:rsidR="002D1404">
          <w:t xml:space="preserve">an </w:t>
        </w:r>
      </w:ins>
      <w:r>
        <w:t xml:space="preserve">emergence of social inequality in the Indigenous community. </w:t>
      </w:r>
      <w:del w:id="392" w:author="Ben Marwick" w:date="2020-04-09T23:03:00Z">
        <w:r w:rsidDel="00BA7B9C">
          <w:delText>Here we</w:delText>
        </w:r>
      </w:del>
      <w:ins w:id="393" w:author="Ben Marwick" w:date="2020-04-09T23:04:00Z">
        <w:r w:rsidR="00BA7B9C">
          <w:t>We</w:t>
        </w:r>
      </w:ins>
      <w:r>
        <w:t xml:space="preserve"> have examined ceramic vessel shape standardization to measure craft specialization as a proxy for social differentiation</w:t>
      </w:r>
      <w:ins w:id="394" w:author="Ben Marwick" w:date="2020-04-06T19:09:00Z">
        <w:r w:rsidR="002D1404">
          <w:t xml:space="preserve"> </w:t>
        </w:r>
      </w:ins>
      <w:del w:id="395" w:author="Ben Marwick" w:date="2020-04-06T19:09:00Z">
        <w:r w:rsidDel="002D1404">
          <w:delText xml:space="preserve">, such as elite control </w:delText>
        </w:r>
      </w:del>
      <w:r>
        <w:t xml:space="preserve">(Costin, 2001; Junker, 1999). </w:t>
      </w:r>
      <w:del w:id="396" w:author="Ben Marwick" w:date="2020-04-06T19:09:00Z">
        <w:r w:rsidDel="002D1404">
          <w:delText xml:space="preserve">Our results indicate that differences in pottery shape can be detected using EFA. </w:delText>
        </w:r>
      </w:del>
      <w:r>
        <w:t>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14:paraId="7F60C52E" w14:textId="1A8D552D" w:rsidR="003A3FAC" w:rsidRDefault="00360097">
      <w:pPr>
        <w:pStyle w:val="BodyText"/>
      </w:pPr>
      <w:r>
        <w:t xml:space="preserve">Our CV tests indicate that there are significant differences in shape standardization between the pre-European period and post-European period, and between the Chinese contact and either pre-European or post-European periods. </w:t>
      </w:r>
      <w:ins w:id="397" w:author="Ben Marwick" w:date="2020-04-06T19:09:00Z">
        <w:r w:rsidR="002D1404">
          <w:t>P</w:t>
        </w:r>
      </w:ins>
      <w:del w:id="398" w:author="Ben Marwick" w:date="2020-04-06T19:09:00Z">
        <w:r w:rsidDel="002D1404">
          <w:delText>This suggests p</w:delText>
        </w:r>
      </w:del>
      <w:r>
        <w:t xml:space="preserve">ottery shape became more homogeneous and standardized after </w:t>
      </w:r>
      <w:del w:id="399" w:author="Ben Marwick" w:date="2020-04-06T19:09:00Z">
        <w:r w:rsidDel="002D1404">
          <w:delText xml:space="preserve">foreign </w:delText>
        </w:r>
      </w:del>
      <w:r>
        <w:t>contact</w:t>
      </w:r>
      <w:del w:id="400" w:author="Ben Marwick" w:date="2020-04-06T19:09:00Z">
        <w:r w:rsidDel="002D1404">
          <w:delText>s</w:delText>
        </w:r>
      </w:del>
      <w:r>
        <w:t xml:space="preserve"> with European</w:t>
      </w:r>
      <w:ins w:id="401" w:author="Ben Marwick" w:date="2020-04-06T19:09:00Z">
        <w:r w:rsidR="002D1404">
          <w:t xml:space="preserve">s </w:t>
        </w:r>
      </w:ins>
      <w:del w:id="402" w:author="Ben Marwick" w:date="2020-04-06T19:09:00Z">
        <w:r w:rsidDel="002D1404">
          <w:delText xml:space="preserve"> colonizers </w:delText>
        </w:r>
      </w:del>
      <w:r>
        <w:t xml:space="preserve">and even more so after contact with </w:t>
      </w:r>
      <w:ins w:id="403" w:author="Ben Marwick" w:date="2020-04-06T19:10:00Z">
        <w:r w:rsidR="002D1404">
          <w:t xml:space="preserve">the </w:t>
        </w:r>
      </w:ins>
      <w:r>
        <w:t>Chinese</w:t>
      </w:r>
      <w:del w:id="404" w:author="Ben Marwick" w:date="2020-04-06T19:09:00Z">
        <w:r w:rsidDel="002D1404">
          <w:delText xml:space="preserve"> immigrants</w:delText>
        </w:r>
      </w:del>
      <w:r>
        <w:t>.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 (cf. Kwak and Marwick, 2015).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 (cf. Evershed, 2008, p. 909).</w:t>
      </w:r>
    </w:p>
    <w:p w14:paraId="3001AEFD" w14:textId="61F73451" w:rsidR="00706019" w:rsidRDefault="00360097">
      <w:pPr>
        <w:pStyle w:val="BodyText"/>
        <w:rPr>
          <w:moveTo w:id="405" w:author="Ben Marwick" w:date="2020-04-06T18:42:00Z"/>
        </w:rPr>
        <w:pPrChange w:id="406" w:author="Ben Marwick" w:date="2020-04-06T18:44:00Z">
          <w:pPr>
            <w:pStyle w:val="FirstParagraph"/>
          </w:pPr>
        </w:pPrChange>
      </w:pPr>
      <w:del w:id="407" w:author="Ben Marwick" w:date="2020-04-09T23:05:00Z">
        <w:r w:rsidDel="00797A8E">
          <w:delText xml:space="preserve">We compare the result of shape variable with the result of metric data for six measurements and two ratio values using CV test (Table 3). Metric measurements show there is a significant difference (p-value less than 0.01) between CV values for two metric 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w:delText>
        </w:r>
      </w:del>
      <w:del w:id="408" w:author="Ben Marwick" w:date="2020-04-09T23:06:00Z">
        <w:r w:rsidDel="00797A8E">
          <w:delText>In addition, the result of</w:delText>
        </w:r>
      </w:del>
      <w:ins w:id="409" w:author="Ben Marwick" w:date="2020-04-09T23:06:00Z">
        <w:r w:rsidR="00797A8E">
          <w:t>The</w:t>
        </w:r>
      </w:ins>
      <w:r>
        <w:t xml:space="preserve"> spatial analysis (Figure 7) for pottery </w:t>
      </w:r>
      <w:del w:id="410" w:author="Ben Marwick" w:date="2020-04-09T23:06:00Z">
        <w:r w:rsidDel="00797A8E">
          <w:delText xml:space="preserve">shape </w:delText>
        </w:r>
      </w:del>
      <w:r>
        <w:t>samples presents multiple clusters with high densit</w:t>
      </w:r>
      <w:ins w:id="411" w:author="Ben Marwick" w:date="2020-04-09T23:06:00Z">
        <w:r w:rsidR="00797A8E">
          <w:t>ies</w:t>
        </w:r>
      </w:ins>
      <w:del w:id="412" w:author="Ben Marwick" w:date="2020-04-09T23:06:00Z">
        <w:r w:rsidDel="00797A8E">
          <w:delText>y</w:delText>
        </w:r>
      </w:del>
      <w:r>
        <w:t xml:space="preserve"> of pottery during </w:t>
      </w:r>
      <w:del w:id="413" w:author="Ben Marwick" w:date="2020-04-09T23:06:00Z">
        <w:r w:rsidDel="00797A8E">
          <w:delText xml:space="preserve">the </w:delText>
        </w:r>
      </w:del>
      <w:r>
        <w:t>European presence. H</w:t>
      </w:r>
      <w:del w:id="414" w:author="Ben Marwick" w:date="2020-04-09T23:06:00Z">
        <w:r w:rsidDel="00797A8E">
          <w:delText>owever, the h</w:delText>
        </w:r>
      </w:del>
      <w:r>
        <w:t xml:space="preserve">ypothesis testing on spatial randomness indicates a non-randomly dispersed distribution before European contact and more extreme dispersed </w:t>
      </w:r>
      <w:ins w:id="415" w:author="Ben Marwick" w:date="2020-04-06T18:43:00Z">
        <w:r w:rsidR="00706019">
          <w:t xml:space="preserve">distribution </w:t>
        </w:r>
      </w:ins>
      <w:r>
        <w:t xml:space="preserve">after European presence. In contrast, the distribution of </w:t>
      </w:r>
      <w:r>
        <w:lastRenderedPageBreak/>
        <w:t xml:space="preserve">pottery is more similar to </w:t>
      </w:r>
      <w:del w:id="416" w:author="Ben Marwick" w:date="2020-04-06T18:42:00Z">
        <w:r w:rsidDel="00706019">
          <w:delText xml:space="preserve">the </w:delText>
        </w:r>
      </w:del>
      <w:r>
        <w:t xml:space="preserve">random distributions during the Chinese period. This contradicts our expectation that clustered pattern will be observed with an increase in pottery standardization since the emergence of specialized groups. </w:t>
      </w:r>
      <w:del w:id="417" w:author="Ben Marwick" w:date="2020-04-06T18:43:00Z">
        <w:r w:rsidDel="00706019">
          <w:delText>Or, this may indicate that there are other factors lead to pottery shape standardization instead of a small number of artisans.</w:delText>
        </w:r>
      </w:del>
      <w:ins w:id="418" w:author="Ben Marwick" w:date="2020-04-06T18:43:00Z">
        <w:r w:rsidR="00706019">
          <w:t>The absence of clu</w:t>
        </w:r>
      </w:ins>
      <w:ins w:id="419" w:author="Ben Marwick" w:date="2020-04-06T18:44:00Z">
        <w:r w:rsidR="00706019">
          <w:t xml:space="preserve">sters in the Chinese period is notable because this was a time of a </w:t>
        </w:r>
      </w:ins>
      <w:moveToRangeStart w:id="420" w:author="Ben Marwick" w:date="2020-04-06T18:42:00Z" w:name="move37090954"/>
      <w:moveTo w:id="421" w:author="Ben Marwick" w:date="2020-04-06T18:42:00Z">
        <w:del w:id="422" w:author="Ben Marwick" w:date="2020-04-06T18:44:00Z">
          <w:r w:rsidR="00706019" w:rsidDel="00706019">
            <w:delText xml:space="preserve">To investigate the effect of the </w:delText>
          </w:r>
        </w:del>
        <w:r w:rsidR="00706019">
          <w:t xml:space="preserve">historically-documented decline of Indigenous population </w:t>
        </w:r>
        <w:del w:id="423" w:author="Ben Marwick" w:date="2020-04-06T18:44:00Z">
          <w:r w:rsidR="00706019" w:rsidDel="00706019">
            <w:delText xml:space="preserve">in the Chinese period </w:delText>
          </w:r>
        </w:del>
        <w:r w:rsidR="00706019">
          <w:t>(Chen, 2007; Hsieh, 2009)</w:t>
        </w:r>
        <w:del w:id="424" w:author="Ben Marwick" w:date="2020-04-06T18:44:00Z">
          <w:r w:rsidR="00706019" w:rsidDel="00706019">
            <w:delText xml:space="preserve"> on pottery production we examined the spatial distribution of pots in our sample in each period. Our concern is that </w:delText>
          </w:r>
        </w:del>
      </w:moveTo>
      <w:ins w:id="425" w:author="Ben Marwick" w:date="2020-04-06T18:44:00Z">
        <w:r w:rsidR="00706019">
          <w:t xml:space="preserve">. </w:t>
        </w:r>
      </w:ins>
      <w:moveTo w:id="426" w:author="Ben Marwick" w:date="2020-04-06T18:42:00Z">
        <w:del w:id="427" w:author="Ben Marwick" w:date="2020-04-06T18:44:00Z">
          <w:r w:rsidR="00706019" w:rsidDel="00706019">
            <w:delText>the</w:delText>
          </w:r>
        </w:del>
        <w:r w:rsidR="00706019">
          <w:t xml:space="preserve"> </w:t>
        </w:r>
        <w:del w:id="428" w:author="Ben Marwick" w:date="2020-04-06T18:44:00Z">
          <w:r w:rsidR="00706019" w:rsidDel="00706019">
            <w:delText>smaller population size during the Chinese period could confound our investigations into craft specialization because of</w:delText>
          </w:r>
        </w:del>
      </w:moveTo>
      <w:ins w:id="429" w:author="Ben Marwick" w:date="2020-04-06T18:44:00Z">
        <w:r w:rsidR="00706019">
          <w:t>We might expect</w:t>
        </w:r>
      </w:ins>
      <w:moveTo w:id="430" w:author="Ben Marwick" w:date="2020-04-06T18:42:00Z">
        <w:r w:rsidR="00706019">
          <w:t xml:space="preserve"> reduced numbers of potters </w:t>
        </w:r>
        <w:del w:id="431" w:author="Ben Marwick" w:date="2020-04-06T18:44:00Z">
          <w:r w:rsidR="00706019" w:rsidDel="00706019">
            <w:delText>and</w:delText>
          </w:r>
        </w:del>
      </w:moveTo>
      <w:ins w:id="432" w:author="Ben Marwick" w:date="2020-04-06T18:44:00Z">
        <w:r w:rsidR="00706019">
          <w:t>to result in</w:t>
        </w:r>
      </w:ins>
      <w:moveTo w:id="433" w:author="Ben Marwick" w:date="2020-04-06T18:42:00Z">
        <w:r w:rsidR="00706019">
          <w:t xml:space="preserve"> pottery production shrinking </w:t>
        </w:r>
      </w:moveTo>
      <w:ins w:id="434" w:author="Ben Marwick" w:date="2020-04-06T18:45:00Z">
        <w:r w:rsidR="00706019">
          <w:t xml:space="preserve">to </w:t>
        </w:r>
      </w:ins>
      <w:moveTo w:id="435" w:author="Ben Marwick" w:date="2020-04-06T18:42:00Z">
        <w:r w:rsidR="00706019">
          <w:t xml:space="preserve">a few locations in the settlement during this time. Although the overall number of vessels is smaller during the Chinese contact period, Figure </w:t>
        </w:r>
      </w:moveTo>
      <w:ins w:id="436" w:author="Ben Marwick" w:date="2020-04-06T18:45:00Z">
        <w:r w:rsidR="00706019">
          <w:t>7</w:t>
        </w:r>
      </w:ins>
      <w:moveTo w:id="437" w:author="Ben Marwick" w:date="2020-04-06T18:42:00Z">
        <w:del w:id="438" w:author="Ben Marwick" w:date="2020-04-06T18:45:00Z">
          <w:r w:rsidR="00706019" w:rsidDel="00706019">
            <w:delText>3</w:delText>
          </w:r>
        </w:del>
        <w:r w:rsidR="00706019">
          <w:t xml:space="preserve"> shows that pottery is distributed randomly across the sampling area without any distinctive clusters</w:t>
        </w:r>
      </w:moveTo>
      <w:ins w:id="439" w:author="Ben Marwick" w:date="2020-04-06T18:45:00Z">
        <w:r w:rsidR="00706019">
          <w:t xml:space="preserve"> during this time</w:t>
        </w:r>
      </w:ins>
      <w:moveTo w:id="440" w:author="Ben Marwick" w:date="2020-04-06T18:42:00Z">
        <w:r w:rsidR="00706019">
          <w:t>. This suggests that differences in population across our three occupation phases are probably not driving variation in craft specialization.</w:t>
        </w:r>
      </w:moveTo>
    </w:p>
    <w:moveToRangeEnd w:id="420"/>
    <w:p w14:paraId="26BD57B6" w14:textId="77777777" w:rsidR="00706019" w:rsidRDefault="00706019">
      <w:pPr>
        <w:pStyle w:val="BodyText"/>
      </w:pPr>
    </w:p>
    <w:p w14:paraId="56738F52" w14:textId="77777777" w:rsidR="003A3FAC" w:rsidRDefault="00360097">
      <w:pPr>
        <w:pStyle w:val="TableCaption"/>
      </w:pPr>
      <w:r>
        <w:t>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w:t>
      </w:r>
    </w:p>
    <w:tbl>
      <w:tblPr>
        <w:tblW w:w="0" w:type="pct"/>
        <w:tblLook w:val="07E0" w:firstRow="1" w:lastRow="1" w:firstColumn="1" w:lastColumn="1" w:noHBand="1" w:noVBand="1"/>
        <w:tblCaption w:val="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gridCol w:w="1718"/>
        <w:gridCol w:w="1384"/>
        <w:gridCol w:w="1215"/>
        <w:gridCol w:w="1063"/>
        <w:gridCol w:w="1063"/>
        <w:gridCol w:w="987"/>
        <w:gridCol w:w="943"/>
        <w:gridCol w:w="987"/>
      </w:tblGrid>
      <w:tr w:rsidR="003A3FAC" w14:paraId="5424EB26" w14:textId="77777777">
        <w:tc>
          <w:tcPr>
            <w:tcW w:w="0" w:type="auto"/>
            <w:tcBorders>
              <w:bottom w:val="single" w:sz="0" w:space="0" w:color="auto"/>
            </w:tcBorders>
            <w:vAlign w:val="bottom"/>
          </w:tcPr>
          <w:p w14:paraId="2A4E1E33" w14:textId="77777777" w:rsidR="003A3FAC" w:rsidRDefault="00360097">
            <w:pPr>
              <w:pStyle w:val="Compact"/>
            </w:pPr>
            <w:r>
              <w:t>variable</w:t>
            </w:r>
          </w:p>
        </w:tc>
        <w:tc>
          <w:tcPr>
            <w:tcW w:w="0" w:type="auto"/>
            <w:tcBorders>
              <w:bottom w:val="single" w:sz="0" w:space="0" w:color="auto"/>
            </w:tcBorders>
            <w:vAlign w:val="bottom"/>
          </w:tcPr>
          <w:p w14:paraId="11E9431A" w14:textId="77777777" w:rsidR="003A3FAC" w:rsidRDefault="00360097">
            <w:pPr>
              <w:pStyle w:val="Compact"/>
              <w:jc w:val="right"/>
            </w:pPr>
            <w:r>
              <w:t>before European</w:t>
            </w:r>
          </w:p>
        </w:tc>
        <w:tc>
          <w:tcPr>
            <w:tcW w:w="0" w:type="auto"/>
            <w:tcBorders>
              <w:bottom w:val="single" w:sz="0" w:space="0" w:color="auto"/>
            </w:tcBorders>
            <w:vAlign w:val="bottom"/>
          </w:tcPr>
          <w:p w14:paraId="3CBFF53E" w14:textId="77777777" w:rsidR="003A3FAC" w:rsidRDefault="00360097">
            <w:pPr>
              <w:pStyle w:val="Compact"/>
              <w:jc w:val="right"/>
            </w:pPr>
            <w:r>
              <w:t>European</w:t>
            </w:r>
          </w:p>
        </w:tc>
        <w:tc>
          <w:tcPr>
            <w:tcW w:w="0" w:type="auto"/>
            <w:tcBorders>
              <w:bottom w:val="single" w:sz="0" w:space="0" w:color="auto"/>
            </w:tcBorders>
            <w:vAlign w:val="bottom"/>
          </w:tcPr>
          <w:p w14:paraId="2B30193A" w14:textId="77777777" w:rsidR="003A3FAC" w:rsidRDefault="00360097">
            <w:pPr>
              <w:pStyle w:val="Compact"/>
              <w:jc w:val="right"/>
            </w:pPr>
            <w:r>
              <w:t>Chinese</w:t>
            </w:r>
          </w:p>
        </w:tc>
        <w:tc>
          <w:tcPr>
            <w:tcW w:w="0" w:type="auto"/>
            <w:tcBorders>
              <w:bottom w:val="single" w:sz="0" w:space="0" w:color="auto"/>
            </w:tcBorders>
            <w:vAlign w:val="bottom"/>
          </w:tcPr>
          <w:p w14:paraId="6F448768" w14:textId="77777777" w:rsidR="003A3FAC" w:rsidRDefault="00360097">
            <w:pPr>
              <w:pStyle w:val="Compact"/>
              <w:jc w:val="right"/>
            </w:pPr>
            <w:r>
              <w:t>D_AD-1</w:t>
            </w:r>
          </w:p>
        </w:tc>
        <w:tc>
          <w:tcPr>
            <w:tcW w:w="0" w:type="auto"/>
            <w:tcBorders>
              <w:bottom w:val="single" w:sz="0" w:space="0" w:color="auto"/>
            </w:tcBorders>
            <w:vAlign w:val="bottom"/>
          </w:tcPr>
          <w:p w14:paraId="330B899B" w14:textId="77777777" w:rsidR="003A3FAC" w:rsidRDefault="00360097">
            <w:pPr>
              <w:pStyle w:val="Compact"/>
              <w:jc w:val="right"/>
            </w:pPr>
            <w:r>
              <w:t>P value-1</w:t>
            </w:r>
          </w:p>
        </w:tc>
        <w:tc>
          <w:tcPr>
            <w:tcW w:w="0" w:type="auto"/>
            <w:tcBorders>
              <w:bottom w:val="single" w:sz="0" w:space="0" w:color="auto"/>
            </w:tcBorders>
            <w:vAlign w:val="bottom"/>
          </w:tcPr>
          <w:p w14:paraId="5CAADDA4" w14:textId="77777777" w:rsidR="003A3FAC" w:rsidRDefault="00360097">
            <w:pPr>
              <w:pStyle w:val="Compact"/>
              <w:jc w:val="right"/>
            </w:pPr>
            <w:r>
              <w:t>D_AD-2</w:t>
            </w:r>
          </w:p>
        </w:tc>
        <w:tc>
          <w:tcPr>
            <w:tcW w:w="0" w:type="auto"/>
            <w:tcBorders>
              <w:bottom w:val="single" w:sz="0" w:space="0" w:color="auto"/>
            </w:tcBorders>
            <w:vAlign w:val="bottom"/>
          </w:tcPr>
          <w:p w14:paraId="2205D0B8" w14:textId="77777777" w:rsidR="003A3FAC" w:rsidRDefault="00360097">
            <w:pPr>
              <w:pStyle w:val="Compact"/>
              <w:jc w:val="right"/>
            </w:pPr>
            <w:r>
              <w:t>P value-2</w:t>
            </w:r>
          </w:p>
        </w:tc>
      </w:tr>
      <w:tr w:rsidR="003A3FAC" w14:paraId="375820EC" w14:textId="77777777">
        <w:tc>
          <w:tcPr>
            <w:tcW w:w="0" w:type="auto"/>
          </w:tcPr>
          <w:p w14:paraId="275DF583" w14:textId="77777777" w:rsidR="003A3FAC" w:rsidRDefault="00360097">
            <w:pPr>
              <w:pStyle w:val="Compact"/>
            </w:pPr>
            <w:r>
              <w:t>Rim thickness (mm)</w:t>
            </w:r>
          </w:p>
        </w:tc>
        <w:tc>
          <w:tcPr>
            <w:tcW w:w="0" w:type="auto"/>
          </w:tcPr>
          <w:p w14:paraId="5AA05ADC" w14:textId="77777777" w:rsidR="003A3FAC" w:rsidRDefault="00360097">
            <w:pPr>
              <w:pStyle w:val="Compact"/>
              <w:jc w:val="right"/>
            </w:pPr>
            <w:r>
              <w:t>23.0893</w:t>
            </w:r>
          </w:p>
        </w:tc>
        <w:tc>
          <w:tcPr>
            <w:tcW w:w="0" w:type="auto"/>
          </w:tcPr>
          <w:p w14:paraId="54CA9392" w14:textId="77777777" w:rsidR="003A3FAC" w:rsidRDefault="00360097">
            <w:pPr>
              <w:pStyle w:val="Compact"/>
              <w:jc w:val="right"/>
            </w:pPr>
            <w:r>
              <w:t>26.3245</w:t>
            </w:r>
          </w:p>
        </w:tc>
        <w:tc>
          <w:tcPr>
            <w:tcW w:w="0" w:type="auto"/>
          </w:tcPr>
          <w:p w14:paraId="7A8C2638" w14:textId="77777777" w:rsidR="003A3FAC" w:rsidRDefault="00360097">
            <w:pPr>
              <w:pStyle w:val="Compact"/>
              <w:jc w:val="right"/>
            </w:pPr>
            <w:r>
              <w:t>21.8166</w:t>
            </w:r>
          </w:p>
        </w:tc>
        <w:tc>
          <w:tcPr>
            <w:tcW w:w="0" w:type="auto"/>
          </w:tcPr>
          <w:p w14:paraId="6DA33EE8" w14:textId="77777777" w:rsidR="003A3FAC" w:rsidRDefault="00360097">
            <w:pPr>
              <w:pStyle w:val="Compact"/>
              <w:jc w:val="right"/>
            </w:pPr>
            <w:r>
              <w:t>2.3423</w:t>
            </w:r>
          </w:p>
        </w:tc>
        <w:tc>
          <w:tcPr>
            <w:tcW w:w="0" w:type="auto"/>
          </w:tcPr>
          <w:p w14:paraId="2AB14132" w14:textId="77777777" w:rsidR="003A3FAC" w:rsidRDefault="00360097">
            <w:pPr>
              <w:pStyle w:val="Compact"/>
              <w:jc w:val="right"/>
            </w:pPr>
            <w:r>
              <w:t>0.1259</w:t>
            </w:r>
          </w:p>
        </w:tc>
        <w:tc>
          <w:tcPr>
            <w:tcW w:w="0" w:type="auto"/>
          </w:tcPr>
          <w:p w14:paraId="6D1ED8D4" w14:textId="77777777" w:rsidR="003A3FAC" w:rsidRDefault="00360097">
            <w:pPr>
              <w:pStyle w:val="Compact"/>
              <w:jc w:val="right"/>
            </w:pPr>
            <w:r>
              <w:t>1.5072</w:t>
            </w:r>
          </w:p>
        </w:tc>
        <w:tc>
          <w:tcPr>
            <w:tcW w:w="0" w:type="auto"/>
          </w:tcPr>
          <w:p w14:paraId="537129A9" w14:textId="77777777" w:rsidR="003A3FAC" w:rsidRDefault="00360097">
            <w:pPr>
              <w:pStyle w:val="Compact"/>
              <w:jc w:val="right"/>
            </w:pPr>
            <w:r>
              <w:t>0.2196</w:t>
            </w:r>
          </w:p>
        </w:tc>
      </w:tr>
      <w:tr w:rsidR="003A3FAC" w14:paraId="44CF6927" w14:textId="77777777">
        <w:tc>
          <w:tcPr>
            <w:tcW w:w="0" w:type="auto"/>
          </w:tcPr>
          <w:p w14:paraId="4AF3C01F" w14:textId="77777777" w:rsidR="003A3FAC" w:rsidRDefault="00360097">
            <w:pPr>
              <w:pStyle w:val="Compact"/>
            </w:pPr>
            <w:r>
              <w:t>Neck thickness (mm)</w:t>
            </w:r>
          </w:p>
        </w:tc>
        <w:tc>
          <w:tcPr>
            <w:tcW w:w="0" w:type="auto"/>
          </w:tcPr>
          <w:p w14:paraId="041E3C8F" w14:textId="77777777" w:rsidR="003A3FAC" w:rsidRDefault="00360097">
            <w:pPr>
              <w:pStyle w:val="Compact"/>
              <w:jc w:val="right"/>
            </w:pPr>
            <w:r>
              <w:t>17.3862</w:t>
            </w:r>
          </w:p>
        </w:tc>
        <w:tc>
          <w:tcPr>
            <w:tcW w:w="0" w:type="auto"/>
          </w:tcPr>
          <w:p w14:paraId="1705DE84" w14:textId="77777777" w:rsidR="003A3FAC" w:rsidRDefault="00360097">
            <w:pPr>
              <w:pStyle w:val="Compact"/>
              <w:jc w:val="right"/>
            </w:pPr>
            <w:r>
              <w:t>20.3716</w:t>
            </w:r>
          </w:p>
        </w:tc>
        <w:tc>
          <w:tcPr>
            <w:tcW w:w="0" w:type="auto"/>
          </w:tcPr>
          <w:p w14:paraId="57363A01" w14:textId="77777777" w:rsidR="003A3FAC" w:rsidRDefault="00360097">
            <w:pPr>
              <w:pStyle w:val="Compact"/>
              <w:jc w:val="right"/>
            </w:pPr>
            <w:r>
              <w:t>19.8610</w:t>
            </w:r>
          </w:p>
        </w:tc>
        <w:tc>
          <w:tcPr>
            <w:tcW w:w="0" w:type="auto"/>
          </w:tcPr>
          <w:p w14:paraId="565C2036" w14:textId="77777777" w:rsidR="003A3FAC" w:rsidRDefault="00360097">
            <w:pPr>
              <w:pStyle w:val="Compact"/>
              <w:jc w:val="right"/>
            </w:pPr>
            <w:r>
              <w:t>3.6038</w:t>
            </w:r>
          </w:p>
        </w:tc>
        <w:tc>
          <w:tcPr>
            <w:tcW w:w="0" w:type="auto"/>
          </w:tcPr>
          <w:p w14:paraId="274CAE61" w14:textId="77777777" w:rsidR="003A3FAC" w:rsidRDefault="00360097">
            <w:pPr>
              <w:pStyle w:val="Compact"/>
              <w:jc w:val="right"/>
            </w:pPr>
            <w:r>
              <w:t>0.0576</w:t>
            </w:r>
          </w:p>
        </w:tc>
        <w:tc>
          <w:tcPr>
            <w:tcW w:w="0" w:type="auto"/>
          </w:tcPr>
          <w:p w14:paraId="43CA9542" w14:textId="77777777" w:rsidR="003A3FAC" w:rsidRDefault="00360097">
            <w:pPr>
              <w:pStyle w:val="Compact"/>
              <w:jc w:val="right"/>
            </w:pPr>
            <w:r>
              <w:t>0.0329</w:t>
            </w:r>
          </w:p>
        </w:tc>
        <w:tc>
          <w:tcPr>
            <w:tcW w:w="0" w:type="auto"/>
          </w:tcPr>
          <w:p w14:paraId="4DCCCC88" w14:textId="77777777" w:rsidR="003A3FAC" w:rsidRDefault="00360097">
            <w:pPr>
              <w:pStyle w:val="Compact"/>
              <w:jc w:val="right"/>
            </w:pPr>
            <w:r>
              <w:t>0.8561</w:t>
            </w:r>
          </w:p>
        </w:tc>
      </w:tr>
      <w:tr w:rsidR="003A3FAC" w14:paraId="13523C10" w14:textId="77777777">
        <w:tc>
          <w:tcPr>
            <w:tcW w:w="0" w:type="auto"/>
          </w:tcPr>
          <w:p w14:paraId="6401DEA6" w14:textId="77777777" w:rsidR="003A3FAC" w:rsidRDefault="00360097">
            <w:pPr>
              <w:pStyle w:val="Compact"/>
            </w:pPr>
            <w:r>
              <w:t>Body thickness (mm)</w:t>
            </w:r>
          </w:p>
        </w:tc>
        <w:tc>
          <w:tcPr>
            <w:tcW w:w="0" w:type="auto"/>
          </w:tcPr>
          <w:p w14:paraId="36C76C35" w14:textId="77777777" w:rsidR="003A3FAC" w:rsidRDefault="00360097">
            <w:pPr>
              <w:pStyle w:val="Compact"/>
              <w:jc w:val="right"/>
            </w:pPr>
            <w:r>
              <w:t>25.9332</w:t>
            </w:r>
          </w:p>
        </w:tc>
        <w:tc>
          <w:tcPr>
            <w:tcW w:w="0" w:type="auto"/>
          </w:tcPr>
          <w:p w14:paraId="1B8F084B" w14:textId="77777777" w:rsidR="003A3FAC" w:rsidRDefault="00360097">
            <w:pPr>
              <w:pStyle w:val="Compact"/>
              <w:jc w:val="right"/>
            </w:pPr>
            <w:r>
              <w:t>28.6251</w:t>
            </w:r>
          </w:p>
        </w:tc>
        <w:tc>
          <w:tcPr>
            <w:tcW w:w="0" w:type="auto"/>
          </w:tcPr>
          <w:p w14:paraId="593DF352" w14:textId="77777777" w:rsidR="003A3FAC" w:rsidRDefault="00360097">
            <w:pPr>
              <w:pStyle w:val="Compact"/>
              <w:jc w:val="right"/>
            </w:pPr>
            <w:r>
              <w:t>24.1887</w:t>
            </w:r>
          </w:p>
        </w:tc>
        <w:tc>
          <w:tcPr>
            <w:tcW w:w="0" w:type="auto"/>
          </w:tcPr>
          <w:p w14:paraId="38AC74F8" w14:textId="77777777" w:rsidR="003A3FAC" w:rsidRDefault="00360097">
            <w:pPr>
              <w:pStyle w:val="Compact"/>
              <w:jc w:val="right"/>
            </w:pPr>
            <w:r>
              <w:t>1.3382</w:t>
            </w:r>
          </w:p>
        </w:tc>
        <w:tc>
          <w:tcPr>
            <w:tcW w:w="0" w:type="auto"/>
          </w:tcPr>
          <w:p w14:paraId="4B102250" w14:textId="77777777" w:rsidR="003A3FAC" w:rsidRDefault="00360097">
            <w:pPr>
              <w:pStyle w:val="Compact"/>
              <w:jc w:val="right"/>
            </w:pPr>
            <w:r>
              <w:t>0.2473</w:t>
            </w:r>
          </w:p>
        </w:tc>
        <w:tc>
          <w:tcPr>
            <w:tcW w:w="0" w:type="auto"/>
          </w:tcPr>
          <w:p w14:paraId="45013732" w14:textId="77777777" w:rsidR="003A3FAC" w:rsidRDefault="00360097">
            <w:pPr>
              <w:pStyle w:val="Compact"/>
              <w:jc w:val="right"/>
            </w:pPr>
            <w:r>
              <w:t>1.2724</w:t>
            </w:r>
          </w:p>
        </w:tc>
        <w:tc>
          <w:tcPr>
            <w:tcW w:w="0" w:type="auto"/>
          </w:tcPr>
          <w:p w14:paraId="5AAF54BA" w14:textId="77777777" w:rsidR="003A3FAC" w:rsidRDefault="00360097">
            <w:pPr>
              <w:pStyle w:val="Compact"/>
              <w:jc w:val="right"/>
            </w:pPr>
            <w:r>
              <w:t>0.2593</w:t>
            </w:r>
          </w:p>
        </w:tc>
      </w:tr>
      <w:tr w:rsidR="003A3FAC" w14:paraId="6DD1B247" w14:textId="77777777">
        <w:tc>
          <w:tcPr>
            <w:tcW w:w="0" w:type="auto"/>
          </w:tcPr>
          <w:p w14:paraId="54D6F925" w14:textId="77777777" w:rsidR="003A3FAC" w:rsidRDefault="00360097">
            <w:pPr>
              <w:pStyle w:val="Compact"/>
            </w:pPr>
            <w:r>
              <w:t>Ratio of Rim/Body thickness</w:t>
            </w:r>
          </w:p>
        </w:tc>
        <w:tc>
          <w:tcPr>
            <w:tcW w:w="0" w:type="auto"/>
          </w:tcPr>
          <w:p w14:paraId="5620D748" w14:textId="77777777" w:rsidR="003A3FAC" w:rsidRDefault="00360097">
            <w:pPr>
              <w:pStyle w:val="Compact"/>
              <w:jc w:val="right"/>
            </w:pPr>
            <w:r>
              <w:t>31.9633</w:t>
            </w:r>
          </w:p>
        </w:tc>
        <w:tc>
          <w:tcPr>
            <w:tcW w:w="0" w:type="auto"/>
          </w:tcPr>
          <w:p w14:paraId="44EFD300" w14:textId="77777777" w:rsidR="003A3FAC" w:rsidRDefault="00360097">
            <w:pPr>
              <w:pStyle w:val="Compact"/>
              <w:jc w:val="right"/>
            </w:pPr>
            <w:r>
              <w:t>30.7785</w:t>
            </w:r>
          </w:p>
        </w:tc>
        <w:tc>
          <w:tcPr>
            <w:tcW w:w="0" w:type="auto"/>
          </w:tcPr>
          <w:p w14:paraId="3F7E8BC7" w14:textId="77777777" w:rsidR="003A3FAC" w:rsidRDefault="00360097">
            <w:pPr>
              <w:pStyle w:val="Compact"/>
              <w:jc w:val="right"/>
            </w:pPr>
            <w:r>
              <w:t>30.0600</w:t>
            </w:r>
          </w:p>
        </w:tc>
        <w:tc>
          <w:tcPr>
            <w:tcW w:w="0" w:type="auto"/>
          </w:tcPr>
          <w:p w14:paraId="74C536E5" w14:textId="77777777" w:rsidR="003A3FAC" w:rsidRDefault="00360097">
            <w:pPr>
              <w:pStyle w:val="Compact"/>
              <w:jc w:val="right"/>
            </w:pPr>
            <w:r>
              <w:t>0.1812</w:t>
            </w:r>
          </w:p>
        </w:tc>
        <w:tc>
          <w:tcPr>
            <w:tcW w:w="0" w:type="auto"/>
          </w:tcPr>
          <w:p w14:paraId="4CD7D4B8" w14:textId="77777777" w:rsidR="003A3FAC" w:rsidRDefault="00360097">
            <w:pPr>
              <w:pStyle w:val="Compact"/>
              <w:jc w:val="right"/>
            </w:pPr>
            <w:r>
              <w:t>0.6703</w:t>
            </w:r>
          </w:p>
        </w:tc>
        <w:tc>
          <w:tcPr>
            <w:tcW w:w="0" w:type="auto"/>
          </w:tcPr>
          <w:p w14:paraId="0F08757B" w14:textId="77777777" w:rsidR="003A3FAC" w:rsidRDefault="00360097">
            <w:pPr>
              <w:pStyle w:val="Compact"/>
              <w:jc w:val="right"/>
            </w:pPr>
            <w:r>
              <w:t>0.0252</w:t>
            </w:r>
          </w:p>
        </w:tc>
        <w:tc>
          <w:tcPr>
            <w:tcW w:w="0" w:type="auto"/>
          </w:tcPr>
          <w:p w14:paraId="528FB2F8" w14:textId="77777777" w:rsidR="003A3FAC" w:rsidRDefault="00360097">
            <w:pPr>
              <w:pStyle w:val="Compact"/>
              <w:jc w:val="right"/>
            </w:pPr>
            <w:r>
              <w:t>0.8738</w:t>
            </w:r>
          </w:p>
        </w:tc>
      </w:tr>
      <w:tr w:rsidR="003A3FAC" w14:paraId="101D3DB2" w14:textId="77777777">
        <w:tc>
          <w:tcPr>
            <w:tcW w:w="0" w:type="auto"/>
          </w:tcPr>
          <w:p w14:paraId="20B133FF" w14:textId="77777777" w:rsidR="003A3FAC" w:rsidRDefault="00360097">
            <w:pPr>
              <w:pStyle w:val="Compact"/>
            </w:pPr>
            <w:r>
              <w:t>Rim diameter (mm)</w:t>
            </w:r>
          </w:p>
        </w:tc>
        <w:tc>
          <w:tcPr>
            <w:tcW w:w="0" w:type="auto"/>
          </w:tcPr>
          <w:p w14:paraId="49248E2F" w14:textId="77777777" w:rsidR="003A3FAC" w:rsidRDefault="00360097">
            <w:pPr>
              <w:pStyle w:val="Compact"/>
              <w:jc w:val="right"/>
            </w:pPr>
            <w:r>
              <w:t>6.8355</w:t>
            </w:r>
          </w:p>
        </w:tc>
        <w:tc>
          <w:tcPr>
            <w:tcW w:w="0" w:type="auto"/>
          </w:tcPr>
          <w:p w14:paraId="1A6F8508" w14:textId="77777777" w:rsidR="003A3FAC" w:rsidRDefault="00360097">
            <w:pPr>
              <w:pStyle w:val="Compact"/>
              <w:jc w:val="right"/>
            </w:pPr>
            <w:r>
              <w:t>9.6082</w:t>
            </w:r>
          </w:p>
        </w:tc>
        <w:tc>
          <w:tcPr>
            <w:tcW w:w="0" w:type="auto"/>
          </w:tcPr>
          <w:p w14:paraId="434F4339" w14:textId="77777777" w:rsidR="003A3FAC" w:rsidRDefault="00360097">
            <w:pPr>
              <w:pStyle w:val="Compact"/>
              <w:jc w:val="right"/>
            </w:pPr>
            <w:r>
              <w:t>6.9300</w:t>
            </w:r>
          </w:p>
        </w:tc>
        <w:tc>
          <w:tcPr>
            <w:tcW w:w="0" w:type="auto"/>
          </w:tcPr>
          <w:p w14:paraId="52D2A7D7" w14:textId="77777777" w:rsidR="003A3FAC" w:rsidRDefault="00360097">
            <w:pPr>
              <w:pStyle w:val="Compact"/>
              <w:jc w:val="right"/>
            </w:pPr>
            <w:r>
              <w:t>17.0602</w:t>
            </w:r>
          </w:p>
        </w:tc>
        <w:tc>
          <w:tcPr>
            <w:tcW w:w="0" w:type="auto"/>
          </w:tcPr>
          <w:p w14:paraId="767DBD8A" w14:textId="77777777" w:rsidR="003A3FAC" w:rsidRDefault="00360097">
            <w:pPr>
              <w:pStyle w:val="Compact"/>
              <w:jc w:val="right"/>
            </w:pPr>
            <w:r>
              <w:t>0.0000</w:t>
            </w:r>
          </w:p>
        </w:tc>
        <w:tc>
          <w:tcPr>
            <w:tcW w:w="0" w:type="auto"/>
          </w:tcPr>
          <w:p w14:paraId="50DD608D" w14:textId="77777777" w:rsidR="003A3FAC" w:rsidRDefault="00360097">
            <w:pPr>
              <w:pStyle w:val="Compact"/>
              <w:jc w:val="right"/>
            </w:pPr>
            <w:r>
              <w:t>4.6128</w:t>
            </w:r>
          </w:p>
        </w:tc>
        <w:tc>
          <w:tcPr>
            <w:tcW w:w="0" w:type="auto"/>
          </w:tcPr>
          <w:p w14:paraId="57CDE028" w14:textId="77777777" w:rsidR="003A3FAC" w:rsidRDefault="00360097">
            <w:pPr>
              <w:pStyle w:val="Compact"/>
              <w:jc w:val="right"/>
            </w:pPr>
            <w:r>
              <w:t>0.0317</w:t>
            </w:r>
          </w:p>
        </w:tc>
      </w:tr>
      <w:tr w:rsidR="003A3FAC" w14:paraId="3225F8D1" w14:textId="77777777">
        <w:tc>
          <w:tcPr>
            <w:tcW w:w="0" w:type="auto"/>
          </w:tcPr>
          <w:p w14:paraId="4CD47D00" w14:textId="77777777" w:rsidR="003A3FAC" w:rsidRDefault="00360097">
            <w:pPr>
              <w:pStyle w:val="Compact"/>
            </w:pPr>
            <w:r>
              <w:t>Neck diameter (mm)</w:t>
            </w:r>
          </w:p>
        </w:tc>
        <w:tc>
          <w:tcPr>
            <w:tcW w:w="0" w:type="auto"/>
          </w:tcPr>
          <w:p w14:paraId="0ECC50B4" w14:textId="77777777" w:rsidR="003A3FAC" w:rsidRDefault="00360097">
            <w:pPr>
              <w:pStyle w:val="Compact"/>
              <w:jc w:val="right"/>
            </w:pPr>
            <w:r>
              <w:t>10.6207</w:t>
            </w:r>
          </w:p>
        </w:tc>
        <w:tc>
          <w:tcPr>
            <w:tcW w:w="0" w:type="auto"/>
          </w:tcPr>
          <w:p w14:paraId="4F40CBDA" w14:textId="77777777" w:rsidR="003A3FAC" w:rsidRDefault="00360097">
            <w:pPr>
              <w:pStyle w:val="Compact"/>
              <w:jc w:val="right"/>
            </w:pPr>
            <w:r>
              <w:t>7.7212</w:t>
            </w:r>
          </w:p>
        </w:tc>
        <w:tc>
          <w:tcPr>
            <w:tcW w:w="0" w:type="auto"/>
          </w:tcPr>
          <w:p w14:paraId="03D94876" w14:textId="77777777" w:rsidR="003A3FAC" w:rsidRDefault="00360097">
            <w:pPr>
              <w:pStyle w:val="Compact"/>
              <w:jc w:val="right"/>
            </w:pPr>
            <w:r>
              <w:t>7.0658</w:t>
            </w:r>
          </w:p>
        </w:tc>
        <w:tc>
          <w:tcPr>
            <w:tcW w:w="0" w:type="auto"/>
          </w:tcPr>
          <w:p w14:paraId="41BD7750" w14:textId="77777777" w:rsidR="003A3FAC" w:rsidRDefault="00360097">
            <w:pPr>
              <w:pStyle w:val="Compact"/>
              <w:jc w:val="right"/>
            </w:pPr>
            <w:r>
              <w:t>15.3071</w:t>
            </w:r>
          </w:p>
        </w:tc>
        <w:tc>
          <w:tcPr>
            <w:tcW w:w="0" w:type="auto"/>
          </w:tcPr>
          <w:p w14:paraId="1C97047E" w14:textId="77777777" w:rsidR="003A3FAC" w:rsidRDefault="00360097">
            <w:pPr>
              <w:pStyle w:val="Compact"/>
              <w:jc w:val="right"/>
            </w:pPr>
            <w:r>
              <w:t>0.0001</w:t>
            </w:r>
          </w:p>
        </w:tc>
        <w:tc>
          <w:tcPr>
            <w:tcW w:w="0" w:type="auto"/>
          </w:tcPr>
          <w:p w14:paraId="689413BD" w14:textId="77777777" w:rsidR="003A3FAC" w:rsidRDefault="00360097">
            <w:pPr>
              <w:pStyle w:val="Compact"/>
              <w:jc w:val="right"/>
            </w:pPr>
            <w:r>
              <w:t>0.4012</w:t>
            </w:r>
          </w:p>
        </w:tc>
        <w:tc>
          <w:tcPr>
            <w:tcW w:w="0" w:type="auto"/>
          </w:tcPr>
          <w:p w14:paraId="13C61BD2" w14:textId="77777777" w:rsidR="003A3FAC" w:rsidRDefault="00360097">
            <w:pPr>
              <w:pStyle w:val="Compact"/>
              <w:jc w:val="right"/>
            </w:pPr>
            <w:r>
              <w:t>0.5265</w:t>
            </w:r>
          </w:p>
        </w:tc>
      </w:tr>
      <w:tr w:rsidR="003A3FAC" w14:paraId="4268CEF8" w14:textId="77777777">
        <w:tc>
          <w:tcPr>
            <w:tcW w:w="0" w:type="auto"/>
          </w:tcPr>
          <w:p w14:paraId="75C7463C" w14:textId="77777777" w:rsidR="003A3FAC" w:rsidRDefault="00360097">
            <w:pPr>
              <w:pStyle w:val="Compact"/>
            </w:pPr>
            <w:r>
              <w:t>Body diameter (mm)</w:t>
            </w:r>
          </w:p>
        </w:tc>
        <w:tc>
          <w:tcPr>
            <w:tcW w:w="0" w:type="auto"/>
          </w:tcPr>
          <w:p w14:paraId="78DE639B" w14:textId="77777777" w:rsidR="003A3FAC" w:rsidRDefault="00360097">
            <w:pPr>
              <w:pStyle w:val="Compact"/>
              <w:jc w:val="right"/>
            </w:pPr>
            <w:r>
              <w:t>9.2486</w:t>
            </w:r>
          </w:p>
        </w:tc>
        <w:tc>
          <w:tcPr>
            <w:tcW w:w="0" w:type="auto"/>
          </w:tcPr>
          <w:p w14:paraId="06A01C3C" w14:textId="77777777" w:rsidR="003A3FAC" w:rsidRDefault="00360097">
            <w:pPr>
              <w:pStyle w:val="Compact"/>
              <w:jc w:val="right"/>
            </w:pPr>
            <w:r>
              <w:t>8.8551</w:t>
            </w:r>
          </w:p>
        </w:tc>
        <w:tc>
          <w:tcPr>
            <w:tcW w:w="0" w:type="auto"/>
          </w:tcPr>
          <w:p w14:paraId="4767E511" w14:textId="77777777" w:rsidR="003A3FAC" w:rsidRDefault="00360097">
            <w:pPr>
              <w:pStyle w:val="Compact"/>
              <w:jc w:val="right"/>
            </w:pPr>
            <w:r>
              <w:t>6.5620</w:t>
            </w:r>
          </w:p>
        </w:tc>
        <w:tc>
          <w:tcPr>
            <w:tcW w:w="0" w:type="auto"/>
          </w:tcPr>
          <w:p w14:paraId="77CB8AA6" w14:textId="77777777" w:rsidR="003A3FAC" w:rsidRDefault="00360097">
            <w:pPr>
              <w:pStyle w:val="Compact"/>
              <w:jc w:val="right"/>
            </w:pPr>
            <w:r>
              <w:t>0.2684</w:t>
            </w:r>
          </w:p>
        </w:tc>
        <w:tc>
          <w:tcPr>
            <w:tcW w:w="0" w:type="auto"/>
          </w:tcPr>
          <w:p w14:paraId="5692FB76" w14:textId="77777777" w:rsidR="003A3FAC" w:rsidRDefault="00360097">
            <w:pPr>
              <w:pStyle w:val="Compact"/>
              <w:jc w:val="right"/>
            </w:pPr>
            <w:r>
              <w:t>0.6044</w:t>
            </w:r>
          </w:p>
        </w:tc>
        <w:tc>
          <w:tcPr>
            <w:tcW w:w="0" w:type="auto"/>
          </w:tcPr>
          <w:p w14:paraId="5FC5D321" w14:textId="77777777" w:rsidR="003A3FAC" w:rsidRDefault="00360097">
            <w:pPr>
              <w:pStyle w:val="Compact"/>
              <w:jc w:val="right"/>
            </w:pPr>
            <w:r>
              <w:t>3.3958</w:t>
            </w:r>
          </w:p>
        </w:tc>
        <w:tc>
          <w:tcPr>
            <w:tcW w:w="0" w:type="auto"/>
          </w:tcPr>
          <w:p w14:paraId="43417D18" w14:textId="77777777" w:rsidR="003A3FAC" w:rsidRDefault="00360097">
            <w:pPr>
              <w:pStyle w:val="Compact"/>
              <w:jc w:val="right"/>
            </w:pPr>
            <w:r>
              <w:t>0.0654</w:t>
            </w:r>
          </w:p>
        </w:tc>
      </w:tr>
      <w:tr w:rsidR="003A3FAC" w14:paraId="46D541A2" w14:textId="77777777">
        <w:tc>
          <w:tcPr>
            <w:tcW w:w="0" w:type="auto"/>
          </w:tcPr>
          <w:p w14:paraId="49D8E459" w14:textId="77777777" w:rsidR="003A3FAC" w:rsidRDefault="00360097">
            <w:pPr>
              <w:pStyle w:val="Compact"/>
            </w:pPr>
            <w:r>
              <w:t>Ratio of Rim/Body diameter</w:t>
            </w:r>
          </w:p>
        </w:tc>
        <w:tc>
          <w:tcPr>
            <w:tcW w:w="0" w:type="auto"/>
          </w:tcPr>
          <w:p w14:paraId="20BD0586" w14:textId="77777777" w:rsidR="003A3FAC" w:rsidRDefault="00360097">
            <w:pPr>
              <w:pStyle w:val="Compact"/>
              <w:jc w:val="right"/>
            </w:pPr>
            <w:r>
              <w:t>6.6892</w:t>
            </w:r>
          </w:p>
        </w:tc>
        <w:tc>
          <w:tcPr>
            <w:tcW w:w="0" w:type="auto"/>
          </w:tcPr>
          <w:p w14:paraId="0E899B55" w14:textId="77777777" w:rsidR="003A3FAC" w:rsidRDefault="00360097">
            <w:pPr>
              <w:pStyle w:val="Compact"/>
              <w:jc w:val="right"/>
            </w:pPr>
            <w:r>
              <w:t>7.2115</w:t>
            </w:r>
          </w:p>
        </w:tc>
        <w:tc>
          <w:tcPr>
            <w:tcW w:w="0" w:type="auto"/>
          </w:tcPr>
          <w:p w14:paraId="5018C174" w14:textId="77777777" w:rsidR="003A3FAC" w:rsidRDefault="00360097">
            <w:pPr>
              <w:pStyle w:val="Compact"/>
              <w:jc w:val="right"/>
            </w:pPr>
            <w:r>
              <w:t>7.0293</w:t>
            </w:r>
          </w:p>
        </w:tc>
        <w:tc>
          <w:tcPr>
            <w:tcW w:w="0" w:type="auto"/>
          </w:tcPr>
          <w:p w14:paraId="60C2541C" w14:textId="77777777" w:rsidR="003A3FAC" w:rsidRDefault="00360097">
            <w:pPr>
              <w:pStyle w:val="Compact"/>
              <w:jc w:val="right"/>
            </w:pPr>
            <w:r>
              <w:t>0.7686</w:t>
            </w:r>
          </w:p>
        </w:tc>
        <w:tc>
          <w:tcPr>
            <w:tcW w:w="0" w:type="auto"/>
          </w:tcPr>
          <w:p w14:paraId="1A218F44" w14:textId="77777777" w:rsidR="003A3FAC" w:rsidRDefault="00360097">
            <w:pPr>
              <w:pStyle w:val="Compact"/>
              <w:jc w:val="right"/>
            </w:pPr>
            <w:r>
              <w:t>0.3806</w:t>
            </w:r>
          </w:p>
        </w:tc>
        <w:tc>
          <w:tcPr>
            <w:tcW w:w="0" w:type="auto"/>
          </w:tcPr>
          <w:p w14:paraId="1481D60F" w14:textId="77777777" w:rsidR="003A3FAC" w:rsidRDefault="00360097">
            <w:pPr>
              <w:pStyle w:val="Compact"/>
              <w:jc w:val="right"/>
            </w:pPr>
            <w:r>
              <w:t>0.0280</w:t>
            </w:r>
          </w:p>
        </w:tc>
        <w:tc>
          <w:tcPr>
            <w:tcW w:w="0" w:type="auto"/>
          </w:tcPr>
          <w:p w14:paraId="53FDB352" w14:textId="77777777" w:rsidR="003A3FAC" w:rsidRDefault="00360097">
            <w:pPr>
              <w:pStyle w:val="Compact"/>
              <w:jc w:val="right"/>
            </w:pPr>
            <w:r>
              <w:t>0.8671</w:t>
            </w:r>
          </w:p>
        </w:tc>
      </w:tr>
    </w:tbl>
    <w:p w14:paraId="7E43AC74" w14:textId="77777777" w:rsidR="003A3FAC" w:rsidRDefault="00360097">
      <w:r>
        <w:rPr>
          <w:noProof/>
        </w:rPr>
        <w:lastRenderedPageBreak/>
        <w:drawing>
          <wp:inline distT="0" distB="0" distL="0" distR="0" wp14:anchorId="06F29990" wp14:editId="23F9EC4D">
            <wp:extent cx="5943600" cy="1759961"/>
            <wp:effectExtent l="0" t="0" r="0" b="0"/>
            <wp:docPr id="7" name="Picture"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plot-kde-maps.jpg"/>
                    <pic:cNvPicPr>
                      <a:picLocks noChangeAspect="1" noChangeArrowheads="1"/>
                    </pic:cNvPicPr>
                  </pic:nvPicPr>
                  <pic:blipFill>
                    <a:blip r:embed="rId18"/>
                    <a:stretch>
                      <a:fillRect/>
                    </a:stretch>
                  </pic:blipFill>
                  <pic:spPr bwMode="auto">
                    <a:xfrm>
                      <a:off x="0" y="0"/>
                      <a:ext cx="5943600" cy="1759961"/>
                    </a:xfrm>
                    <a:prstGeom prst="rect">
                      <a:avLst/>
                    </a:prstGeom>
                    <a:noFill/>
                    <a:ln w="9525">
                      <a:noFill/>
                      <a:headEnd/>
                      <a:tailEnd/>
                    </a:ln>
                  </pic:spPr>
                </pic:pic>
              </a:graphicData>
            </a:graphic>
          </wp:inline>
        </w:drawing>
      </w:r>
    </w:p>
    <w:p w14:paraId="053BDEB9" w14:textId="05425CE9" w:rsidR="003A3FAC" w:rsidRDefault="00360097">
      <w:pPr>
        <w:pStyle w:val="ImageCaption"/>
      </w:pPr>
      <w:r>
        <w:t>Figure 7: Kernel density map visulizes the probability of the density of pottery across space. The map shows major core area</w:t>
      </w:r>
      <w:ins w:id="441" w:author="Ben Marwick" w:date="2020-04-06T18:40:00Z">
        <w:r w:rsidR="00752240">
          <w:t>s</w:t>
        </w:r>
      </w:ins>
      <w:r>
        <w:t xml:space="preserve"> during the pre-European period, multiple core areas during the European period, and a single core during the Chinese period. Used the bandwidth based on Silverman (1986)’s rule of thumb</w:t>
      </w:r>
    </w:p>
    <w:p w14:paraId="64DC06FE" w14:textId="77777777" w:rsidR="003A3FAC" w:rsidRDefault="00360097">
      <w:r>
        <w:rPr>
          <w:noProof/>
        </w:rPr>
        <w:lastRenderedPageBreak/>
        <w:drawing>
          <wp:inline distT="0" distB="0" distL="0" distR="0" wp14:anchorId="45EB0849" wp14:editId="64A9A8D7">
            <wp:extent cx="5943600" cy="9911596"/>
            <wp:effectExtent l="0" t="0" r="0" b="0"/>
            <wp:docPr id="8" name="Picture"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wp:cNvGraphicFramePr/>
            <a:graphic xmlns:a="http://schemas.openxmlformats.org/drawingml/2006/main">
              <a:graphicData uri="http://schemas.openxmlformats.org/drawingml/2006/picture">
                <pic:pic xmlns:pic="http://schemas.openxmlformats.org/drawingml/2006/picture">
                  <pic:nvPicPr>
                    <pic:cNvPr id="0" name="Picture" descr="/Users/bmarwick/Desktop/kwl.pottery/analysis/figures/plot-kde-ann-histograms.jpg"/>
                    <pic:cNvPicPr>
                      <a:picLocks noChangeAspect="1" noChangeArrowheads="1"/>
                    </pic:cNvPicPr>
                  </pic:nvPicPr>
                  <pic:blipFill>
                    <a:blip r:embed="rId19"/>
                    <a:stretch>
                      <a:fillRect/>
                    </a:stretch>
                  </pic:blipFill>
                  <pic:spPr bwMode="auto">
                    <a:xfrm>
                      <a:off x="0" y="0"/>
                      <a:ext cx="5943600" cy="9911596"/>
                    </a:xfrm>
                    <a:prstGeom prst="rect">
                      <a:avLst/>
                    </a:prstGeom>
                    <a:noFill/>
                    <a:ln w="9525">
                      <a:noFill/>
                      <a:headEnd/>
                      <a:tailEnd/>
                    </a:ln>
                  </pic:spPr>
                </pic:pic>
              </a:graphicData>
            </a:graphic>
          </wp:inline>
        </w:drawing>
      </w:r>
    </w:p>
    <w:p w14:paraId="6805296B" w14:textId="77777777" w:rsidR="003A3FAC" w:rsidRDefault="00360097">
      <w:pPr>
        <w:pStyle w:val="ImageCaption"/>
      </w:pPr>
      <w:r>
        <w:lastRenderedPageBreak/>
        <w:t>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14:paraId="2E322DFD" w14:textId="77777777" w:rsidR="0026010B" w:rsidRDefault="00360097">
      <w:pPr>
        <w:pStyle w:val="BodyText"/>
        <w:rPr>
          <w:ins w:id="442" w:author="Ben Marwick" w:date="2020-04-10T02:36:00Z"/>
        </w:rPr>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w:t>
      </w:r>
      <w:ins w:id="443" w:author="Ben Marwick" w:date="2020-04-09T23:10:00Z">
        <w:r w:rsidR="00797A8E">
          <w:t>(</w:t>
        </w:r>
      </w:ins>
      <w:ins w:id="444" w:author="Ben Marwick" w:date="2020-04-09T23:13:00Z">
        <w:r w:rsidR="00797A8E">
          <w:t xml:space="preserve">group-based, </w:t>
        </w:r>
      </w:ins>
      <w:ins w:id="445" w:author="Ben Marwick" w:date="2020-04-09T23:10:00Z">
        <w:r w:rsidR="00797A8E">
          <w:t xml:space="preserve">distributed, </w:t>
        </w:r>
      </w:ins>
      <w:ins w:id="446" w:author="Ben Marwick" w:date="2020-04-09T23:11:00Z">
        <w:r w:rsidR="00797A8E">
          <w:t>collective, cooperative</w:t>
        </w:r>
      </w:ins>
      <w:ins w:id="447" w:author="Ben Marwick" w:date="2020-04-09T23:10:00Z">
        <w:r w:rsidR="00797A8E">
          <w:t xml:space="preserve">) </w:t>
        </w:r>
      </w:ins>
      <w:r>
        <w:t xml:space="preserve">to network </w:t>
      </w:r>
      <w:ins w:id="448" w:author="Ben Marwick" w:date="2020-04-09T23:10:00Z">
        <w:r w:rsidR="00797A8E">
          <w:t>(individual</w:t>
        </w:r>
      </w:ins>
      <w:ins w:id="449" w:author="Ben Marwick" w:date="2020-04-09T23:13:00Z">
        <w:r w:rsidR="00797A8E">
          <w:t>-based</w:t>
        </w:r>
      </w:ins>
      <w:ins w:id="450" w:author="Ben Marwick" w:date="2020-04-09T23:11:00Z">
        <w:r w:rsidR="00797A8E">
          <w:t xml:space="preserve">, </w:t>
        </w:r>
        <w:r w:rsidR="00797A8E" w:rsidRPr="00797A8E">
          <w:t>competitive</w:t>
        </w:r>
      </w:ins>
      <w:ins w:id="451" w:author="Ben Marwick" w:date="2020-04-09T23:10:00Z">
        <w:r w:rsidR="00797A8E">
          <w:t xml:space="preserve">) </w:t>
        </w:r>
      </w:ins>
      <w:r>
        <w:t>organization (</w:t>
      </w:r>
      <w:commentRangeStart w:id="452"/>
      <w:proofErr w:type="spellStart"/>
      <w:r>
        <w:t>Feinman</w:t>
      </w:r>
      <w:proofErr w:type="spellEnd"/>
      <w:r>
        <w:t>, 2000</w:t>
      </w:r>
      <w:commentRangeEnd w:id="452"/>
      <w:r w:rsidR="00797A8E">
        <w:rPr>
          <w:rStyle w:val="CommentReference"/>
        </w:rPr>
        <w:commentReference w:id="452"/>
      </w:r>
      <w:r>
        <w:t>). However, strong claims for an emergence of social complexity resulting from foreign contact at Kiwulan will need support from multiple and diverse sources of evidence</w:t>
      </w:r>
      <w:del w:id="453" w:author="Ben Marwick" w:date="2020-04-10T02:36:00Z">
        <w:r w:rsidDel="0026010B">
          <w:delText>. This should include the other two main datasets at Kiwulan, the ornaments assemblages, and the burial goods</w:delText>
        </w:r>
      </w:del>
      <w:ins w:id="454" w:author="Ben Marwick" w:date="2020-04-10T02:36:00Z">
        <w:r w:rsidR="0026010B">
          <w:t xml:space="preserve"> that are beyond the scope of this paper</w:t>
        </w:r>
      </w:ins>
      <w:r>
        <w:t xml:space="preserve">. We find vessel shapes were more standardized in the Chinese period than the European period, contrary to previous work that has downplayed the effect of Chinese settlement in </w:t>
      </w:r>
      <w:proofErr w:type="spellStart"/>
      <w:r>
        <w:t>Yilan</w:t>
      </w:r>
      <w:proofErr w:type="spellEnd"/>
      <w:r>
        <w:t xml:space="preserve"> (Wang, 2011).</w:t>
      </w:r>
    </w:p>
    <w:p w14:paraId="2912E456" w14:textId="31264B35" w:rsidR="003A3FAC" w:rsidRDefault="00360097">
      <w:pPr>
        <w:pStyle w:val="BodyText"/>
      </w:pPr>
      <w:del w:id="455" w:author="Ben Marwick" w:date="2020-04-10T02:36:00Z">
        <w:r w:rsidDel="0026010B">
          <w:delText xml:space="preserve"> </w:delText>
        </w:r>
      </w:del>
      <w:r>
        <w:t xml:space="preserve">Compared to other regions in Taiwan, European colonial influence was weak in </w:t>
      </w:r>
      <w:proofErr w:type="spellStart"/>
      <w:r>
        <w:t>Yilan</w:t>
      </w:r>
      <w:proofErr w:type="spellEnd"/>
      <w:r>
        <w:t xml:space="preserve"> due to </w:t>
      </w:r>
      <w:del w:id="456" w:author="Ben Marwick" w:date="2020-04-10T02:36:00Z">
        <w:r w:rsidDel="0026010B">
          <w:delText xml:space="preserve">the </w:delText>
        </w:r>
      </w:del>
      <w:r>
        <w:t>isolat</w:t>
      </w:r>
      <w:ins w:id="457" w:author="Ben Marwick" w:date="2020-04-10T02:36:00Z">
        <w:r w:rsidR="0026010B">
          <w:t>ion</w:t>
        </w:r>
      </w:ins>
      <w:del w:id="458" w:author="Ben Marwick" w:date="2020-04-10T02:36:00Z">
        <w:r w:rsidDel="0026010B">
          <w:delText>ed</w:delText>
        </w:r>
      </w:del>
      <w:r>
        <w:t xml:space="preserve"> </w:t>
      </w:r>
      <w:del w:id="459" w:author="Ben Marwick" w:date="2020-04-10T02:36:00Z">
        <w:r w:rsidDel="0026010B">
          <w:delText xml:space="preserve">of </w:delText>
        </w:r>
      </w:del>
      <w:ins w:id="460" w:author="Ben Marwick" w:date="2020-04-10T02:36:00Z">
        <w:r w:rsidR="0026010B">
          <w:t xml:space="preserve">by </w:t>
        </w:r>
      </w:ins>
      <w:r>
        <w:t>the surrounding mountains</w:t>
      </w:r>
      <w:ins w:id="461" w:author="Ben Marwick" w:date="2020-04-10T02:36:00Z">
        <w:r w:rsidR="0026010B">
          <w:t>,</w:t>
        </w:r>
      </w:ins>
      <w:r>
        <w:t xml:space="preserve"> and the economic focus of the Spanish and Dutch who preferred northern Taiwan as their trading base. Indigenous communities </w:t>
      </w:r>
      <w:ins w:id="462" w:author="Ben Marwick" w:date="2020-04-10T02:37:00Z">
        <w:r w:rsidR="0026010B">
          <w:t xml:space="preserve">in </w:t>
        </w:r>
      </w:ins>
      <w:proofErr w:type="spellStart"/>
      <w:r>
        <w:t>Yilan</w:t>
      </w:r>
      <w:proofErr w:type="spellEnd"/>
      <w:r>
        <w:t xml:space="preserve"> experienced indirect influence from European trade networks and their colonial activities in a pericolonial context (cf. Acabado, 2017).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 (Chen, 1963; Ke, 1993). This direct influence is reflected by the archaeological evidence of large amounts of Chinese porcelains and distinctive architectural bricks and tiles used by Chinese (Hsieh, 2009). Similarly, burials at Kiwulan in this later phase show the adoption of coffins in mortuary practices, which Chen (2007) interprets as the adoption of a symbol of ethnic Chinese.</w:t>
      </w:r>
    </w:p>
    <w:p w14:paraId="54CE7163" w14:textId="77777777" w:rsidR="003A3FAC" w:rsidRDefault="00360097">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 (Voss, 2005). It is also important to recognize that social identity might be more complicated in a colonial context, and may be more than a colonized–colonizer or local/foreign dichotomy (Voss, 2008, 2005).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 (Wu et al., 2019).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 (cf. Roux, </w:t>
      </w:r>
      <w:r>
        <w:lastRenderedPageBreak/>
        <w:t>2015).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14:paraId="0EE0BB02" w14:textId="77777777" w:rsidR="003A3FAC" w:rsidRDefault="00360097">
      <w:pPr>
        <w:pStyle w:val="Heading1"/>
      </w:pPr>
      <w:bookmarkStart w:id="463" w:name="conclusion"/>
      <w:r>
        <w:t>Conclusion</w:t>
      </w:r>
      <w:bookmarkEnd w:id="463"/>
    </w:p>
    <w:p w14:paraId="5E72FF9C" w14:textId="063E3B9F" w:rsidR="003A3FAC" w:rsidRDefault="00360097">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w:t>
      </w:r>
      <w:proofErr w:type="spellStart"/>
      <w:r>
        <w:t>Kiwulan</w:t>
      </w:r>
      <w:proofErr w:type="spellEnd"/>
      <w:r>
        <w:t xml:space="preserve">, </w:t>
      </w:r>
      <w:del w:id="464" w:author="Ben Marwick" w:date="2020-04-10T02:38:00Z">
        <w:r w:rsidDel="0026010B">
          <w:delText xml:space="preserve">and </w:delText>
        </w:r>
      </w:del>
      <w:ins w:id="465" w:author="Ben Marwick" w:date="2020-04-10T02:38:00Z">
        <w:r w:rsidR="0026010B">
          <w:t xml:space="preserve">a </w:t>
        </w:r>
      </w:ins>
      <w:r>
        <w:t xml:space="preserve">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w:t>
      </w:r>
      <w:del w:id="466" w:author="Ben Marwick" w:date="2020-04-10T02:38:00Z">
        <w:r w:rsidDel="0026010B">
          <w:delText>cross-cultural</w:delText>
        </w:r>
      </w:del>
      <w:proofErr w:type="spellStart"/>
      <w:ins w:id="467" w:author="Ben Marwick" w:date="2020-04-10T02:38:00Z">
        <w:r w:rsidR="0026010B">
          <w:t>pericolonial</w:t>
        </w:r>
      </w:ins>
      <w:proofErr w:type="spellEnd"/>
      <w:r>
        <w:t xml:space="preserve">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w:t>
      </w:r>
      <w:del w:id="468" w:author="Ben Marwick" w:date="2020-04-10T02:39:00Z">
        <w:r w:rsidDel="0026010B">
          <w:delText xml:space="preserve">intrusion </w:delText>
        </w:r>
      </w:del>
      <w:ins w:id="469" w:author="Ben Marwick" w:date="2020-04-10T02:39:00Z">
        <w:r w:rsidR="0026010B">
          <w:t xml:space="preserve">contact </w:t>
        </w:r>
      </w:ins>
      <w:r>
        <w:t xml:space="preserve">in </w:t>
      </w:r>
      <w:proofErr w:type="spellStart"/>
      <w:r>
        <w:t>pericolonial</w:t>
      </w:r>
      <w:proofErr w:type="spellEnd"/>
      <w:r>
        <w:t xml:space="preserve"> contexts. Our analysis, with its openly available methods and data, is readily extensible to other pottery assemblages in the region to further explore related questions about craft specialization and standardization in Iron Age ceramic technologies.</w:t>
      </w:r>
    </w:p>
    <w:p w14:paraId="7CC4F33D" w14:textId="77777777" w:rsidR="003A3FAC" w:rsidRDefault="00360097">
      <w:pPr>
        <w:pStyle w:val="Heading1"/>
      </w:pPr>
      <w:bookmarkStart w:id="470" w:name="acknowledgements"/>
      <w:r>
        <w:t>Acknowledgements</w:t>
      </w:r>
      <w:bookmarkEnd w:id="470"/>
    </w:p>
    <w:p w14:paraId="2AB456C2" w14:textId="77777777" w:rsidR="003A3FAC" w:rsidRDefault="00360097">
      <w:pPr>
        <w:pStyle w:val="FirstParagraph"/>
      </w:pPr>
      <w:r>
        <w:t>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14:paraId="63712405" w14:textId="77777777" w:rsidR="003A3FAC" w:rsidRDefault="00360097">
      <w:pPr>
        <w:pStyle w:val="Heading5"/>
      </w:pPr>
      <w:bookmarkStart w:id="471" w:name="pagebreak"/>
      <w:r>
        <w:lastRenderedPageBreak/>
        <w:t>pagebreak</w:t>
      </w:r>
      <w:bookmarkEnd w:id="471"/>
    </w:p>
    <w:p w14:paraId="067FC1F7" w14:textId="77777777" w:rsidR="003A3FAC" w:rsidRDefault="00360097">
      <w:pPr>
        <w:pStyle w:val="Heading1"/>
      </w:pPr>
      <w:bookmarkStart w:id="472" w:name="references"/>
      <w:r>
        <w:t>References</w:t>
      </w:r>
      <w:bookmarkEnd w:id="472"/>
    </w:p>
    <w:p w14:paraId="6E40D4A7" w14:textId="77777777" w:rsidR="003A3FAC" w:rsidRDefault="00360097">
      <w:pPr>
        <w:pStyle w:val="Bibliography"/>
      </w:pPr>
      <w:bookmarkStart w:id="473" w:name="ref-Acabado2017"/>
      <w:bookmarkStart w:id="474" w:name="refs"/>
      <w:r>
        <w:t>Acabado, S., 2017. The archaeology of pericolonialism: Responses of the “unconquered” to spanish conquest and colonialism in ifugao, philippines. International Journal of Historical Archaeology 21, 1–26.</w:t>
      </w:r>
    </w:p>
    <w:p w14:paraId="482B0626" w14:textId="77777777" w:rsidR="003A3FAC" w:rsidRDefault="00360097">
      <w:pPr>
        <w:pStyle w:val="Bibliography"/>
      </w:pPr>
      <w:bookmarkStart w:id="475" w:name="ref-Acabado2018"/>
      <w:bookmarkEnd w:id="473"/>
      <w:r>
        <w:t>Acabado, S., Barretto-Tesoro, G., Amano, N., 2018. Status differentiation, agricultural intensification, and pottery production in precapitalist kiyyangan, ifugao, philippines. Archaeological Research in Asia 15, 55–69.</w:t>
      </w:r>
    </w:p>
    <w:p w14:paraId="3597C6D5" w14:textId="77777777" w:rsidR="003A3FAC" w:rsidRDefault="00360097">
      <w:pPr>
        <w:pStyle w:val="Bibliography"/>
      </w:pPr>
      <w:bookmarkStart w:id="476" w:name="ref-Adams2004"/>
      <w:bookmarkEnd w:id="475"/>
      <w:r>
        <w:t>Adams, D.C., Rohlf, F.J., Slice, D.E., 2004. Geometric morphometrics: Ten years of progress following the “revolution”. Italian Journal of Zoology 71, 5–16.</w:t>
      </w:r>
    </w:p>
    <w:p w14:paraId="1AB3A9DB" w14:textId="77777777" w:rsidR="003A3FAC" w:rsidRDefault="00360097">
      <w:pPr>
        <w:pStyle w:val="Bibliography"/>
      </w:pPr>
      <w:bookmarkStart w:id="477" w:name="ref-Alizadeh2018"/>
      <w:bookmarkEnd w:id="476"/>
      <w:r>
        <w:t>Alizadeh, K., Samei, S., Mohammadkhani, K., Heidari, R., Tykot, R.H., 2018. Craft production at köhne shahar, a kura-araxes settlement in iranian azerbaijan. Journal of Anthropological Archaeology 51, 127–143.</w:t>
      </w:r>
    </w:p>
    <w:p w14:paraId="7987ED2E" w14:textId="77777777" w:rsidR="003A3FAC" w:rsidRDefault="00360097">
      <w:pPr>
        <w:pStyle w:val="Bibliography"/>
      </w:pPr>
      <w:bookmarkStart w:id="478" w:name="ref-Andrade2007"/>
      <w:bookmarkEnd w:id="477"/>
      <w:r>
        <w:t>Andrade, T., 2007. How Taiwan became chinese : Dutch, spanish, and han colonization in the seventeenth century. Columbia University Press, New York.</w:t>
      </w:r>
    </w:p>
    <w:p w14:paraId="6EA2E782" w14:textId="77777777" w:rsidR="003A3FAC" w:rsidRDefault="00360097">
      <w:pPr>
        <w:pStyle w:val="Bibliography"/>
      </w:pPr>
      <w:bookmarkStart w:id="479" w:name="ref-Arnold2000"/>
      <w:bookmarkEnd w:id="478"/>
      <w:r>
        <w:t>Arnold, D.E., 2000. Does the standardization of ceramic pastes really mean specialization? Journal of Archaeological Method and Theory 7, 333–375.</w:t>
      </w:r>
    </w:p>
    <w:p w14:paraId="7A985258" w14:textId="77777777" w:rsidR="003A3FAC" w:rsidRDefault="00360097">
      <w:pPr>
        <w:pStyle w:val="Bibliography"/>
      </w:pPr>
      <w:bookmarkStart w:id="480" w:name="ref-Arnold1994"/>
      <w:bookmarkEnd w:id="479"/>
      <w:r>
        <w:t>Arnold, J.E., Munns, A., 1994. Independent or attached specialization: The organization of shell bead production in california. Journal of Field Archaeology 21, 473–489.</w:t>
      </w:r>
    </w:p>
    <w:p w14:paraId="409BFE5E" w14:textId="77777777" w:rsidR="003A3FAC" w:rsidRDefault="00360097">
      <w:pPr>
        <w:pStyle w:val="Bibliography"/>
      </w:pPr>
      <w:bookmarkStart w:id="481" w:name="ref-Birch2019"/>
      <w:bookmarkEnd w:id="480"/>
      <w:r>
        <w:t>Birch, T., Martinón-Torres, M., 2019. Shape as a measure of weapon standardisation: From metric to geometric morphometric analysis of the iron age ‘havor’lance from southern scandinavia. Journal of Archaeological Science 101, 34–51.</w:t>
      </w:r>
    </w:p>
    <w:p w14:paraId="3B7A347D" w14:textId="77777777" w:rsidR="003A3FAC" w:rsidRDefault="00360097">
      <w:pPr>
        <w:pStyle w:val="Bibliography"/>
      </w:pPr>
      <w:bookmarkStart w:id="482" w:name="ref-Blackman1993"/>
      <w:bookmarkEnd w:id="481"/>
      <w:r>
        <w:t>Blackman, M.J., Stein, G.J., Vandiver, P.B., 1993. The standardization hypothesis and ceramic mass production: Technological, compositional, and metric indices of craft specialization at tell leilan, Syria. American Antiquity 58, 60–80.</w:t>
      </w:r>
    </w:p>
    <w:p w14:paraId="5A3C7F2B" w14:textId="77777777" w:rsidR="003A3FAC" w:rsidRDefault="00360097">
      <w:pPr>
        <w:pStyle w:val="Bibliography"/>
      </w:pPr>
      <w:bookmarkStart w:id="483" w:name="ref-Boness2015"/>
      <w:bookmarkEnd w:id="482"/>
      <w:r>
        <w:t>Boness, D., Clarke, J., Goren, Y., 2015. Ceramic neolithic pottery in cyprus—origin, technology and possible implications for social structure and identity. Levant 47, 233–254.</w:t>
      </w:r>
    </w:p>
    <w:p w14:paraId="5DE773B4" w14:textId="77777777" w:rsidR="003A3FAC" w:rsidRDefault="00360097">
      <w:pPr>
        <w:pStyle w:val="Bibliography"/>
      </w:pPr>
      <w:bookmarkStart w:id="484" w:name="ref-Bonhomme2014"/>
      <w:bookmarkEnd w:id="483"/>
      <w:r>
        <w:t>Bonhomme, V., Picq, S., Gaucherel, C., Claude, J., others, 2014. Momocs: Outline analysis using r. Journal of Statistical Software 56, 1–24.</w:t>
      </w:r>
    </w:p>
    <w:p w14:paraId="134EAD7D" w14:textId="77777777" w:rsidR="003A3FAC" w:rsidRDefault="00360097">
      <w:pPr>
        <w:pStyle w:val="Bibliography"/>
      </w:pPr>
      <w:bookmarkStart w:id="485" w:name="ref-Bookstein1997"/>
      <w:bookmarkEnd w:id="484"/>
      <w:r>
        <w:t>Bookstein, F.L., 1997. Landmark methods for forms without landmarks: Morphometrics of group differences in outline shape. Medical image analysis 1, 225–243.</w:t>
      </w:r>
    </w:p>
    <w:p w14:paraId="4C6259DE" w14:textId="77777777" w:rsidR="003A3FAC" w:rsidRDefault="00360097">
      <w:pPr>
        <w:pStyle w:val="Bibliography"/>
      </w:pPr>
      <w:bookmarkStart w:id="486" w:name="ref-Bookstein1991"/>
      <w:bookmarkEnd w:id="485"/>
      <w:r>
        <w:t>Bookstein, F.L., 1991. Morphometric tools for landmark data: Geometry and biology. Cambridge University Press.</w:t>
      </w:r>
    </w:p>
    <w:p w14:paraId="741E8218" w14:textId="77777777" w:rsidR="003A3FAC" w:rsidRDefault="00360097">
      <w:pPr>
        <w:pStyle w:val="Bibliography"/>
      </w:pPr>
      <w:bookmarkStart w:id="487" w:name="ref-Buchanan2019"/>
      <w:bookmarkEnd w:id="486"/>
      <w:r>
        <w:t>Buchanan, B., Collard, M., O’Brien, M.J., 2019. Geometric morphometric analyses support incorporating the goshen point type into plainview. American Antiquity 1–11.</w:t>
      </w:r>
    </w:p>
    <w:p w14:paraId="5171DADD" w14:textId="77777777" w:rsidR="003A3FAC" w:rsidRDefault="00360097">
      <w:pPr>
        <w:pStyle w:val="Bibliography"/>
      </w:pPr>
      <w:bookmarkStart w:id="488" w:name="ref-Cardillo2010"/>
      <w:bookmarkEnd w:id="487"/>
      <w:r>
        <w:lastRenderedPageBreak/>
        <w:t>Cardillo, M., 2010. Some applications of geometric morphometrics to archaeology, in: Elewa, A.M.T. (Ed.), Morphometrics for Nonmorphometricians. Springer, pp. 325–341.</w:t>
      </w:r>
    </w:p>
    <w:p w14:paraId="17E62BC6" w14:textId="77777777" w:rsidR="003A3FAC" w:rsidRDefault="00360097">
      <w:pPr>
        <w:pStyle w:val="Bibliography"/>
      </w:pPr>
      <w:bookmarkStart w:id="489" w:name="ref-Chen1963"/>
      <w:bookmarkEnd w:id="488"/>
      <w:r>
        <w:t>Chen, S., 1963. Kavalan ting zhi [kavalen culture history], taiwan wen xian cong kan di 106 zhong [taiwan literature series: 106]. Economic Research Office, Bank ofTaiwan, Taipei.</w:t>
      </w:r>
    </w:p>
    <w:p w14:paraId="742A1C73" w14:textId="77777777" w:rsidR="003A3FAC" w:rsidRDefault="00360097">
      <w:pPr>
        <w:pStyle w:val="Bibliography"/>
      </w:pPr>
      <w:bookmarkStart w:id="490" w:name="ref-Chen2016"/>
      <w:bookmarkEnd w:id="489"/>
      <w:r>
        <w:t>Chen, W.-S., 2016. Tai wan di zhi gai lun [an introduction to the geology of taiwan]. Geological Society Located in Taipei.</w:t>
      </w:r>
    </w:p>
    <w:p w14:paraId="0E925999" w14:textId="77777777" w:rsidR="003A3FAC" w:rsidRDefault="00360097">
      <w:pPr>
        <w:pStyle w:val="Bibliography"/>
      </w:pPr>
      <w:bookmarkStart w:id="491" w:name="ref-Chen2007"/>
      <w:bookmarkEnd w:id="490"/>
      <w:r>
        <w:t>Chen, Y.-p., 2007. Qi wu lan yi zhi qiang jiu fa jue bao gao [report on the archaeological excavations at ki-wu-lan site]. Lanyang museum, Yilan, Taiwan.</w:t>
      </w:r>
    </w:p>
    <w:p w14:paraId="1F83F2C3" w14:textId="77777777" w:rsidR="003A3FAC" w:rsidRDefault="00360097">
      <w:pPr>
        <w:pStyle w:val="Bibliography"/>
      </w:pPr>
      <w:bookmarkStart w:id="492" w:name="ref-Cheng2008"/>
      <w:bookmarkEnd w:id="491"/>
      <w:r>
        <w:t>Cheng, C.-f., 2008. Qi wu lan yi zhi yu she nei yi zhi chu tu bo li zhu de xiang guan yan jiu [studies of glass beads excavated from kivulan and shenei site, Taiwan] (Master’s thesis).</w:t>
      </w:r>
    </w:p>
    <w:p w14:paraId="2404F4D0" w14:textId="77777777" w:rsidR="003A3FAC" w:rsidRDefault="00360097">
      <w:pPr>
        <w:pStyle w:val="Bibliography"/>
      </w:pPr>
      <w:bookmarkStart w:id="493" w:name="ref-Claude2008"/>
      <w:bookmarkEnd w:id="492"/>
      <w:r>
        <w:t>Claude, J., 2008. Morphometrics with r. Springer Science &amp; Business Media.</w:t>
      </w:r>
    </w:p>
    <w:p w14:paraId="6D309E76" w14:textId="77777777" w:rsidR="003A3FAC" w:rsidRDefault="00360097">
      <w:pPr>
        <w:pStyle w:val="Bibliography"/>
      </w:pPr>
      <w:bookmarkStart w:id="494" w:name="ref-Costin2001"/>
      <w:bookmarkEnd w:id="493"/>
      <w:r>
        <w:t>Costin, C.L., 2001. Craft production systems, in: Archaeology at the Millennium. Springer, pp. 273–327.</w:t>
      </w:r>
    </w:p>
    <w:p w14:paraId="7D3BF8F8" w14:textId="77777777" w:rsidR="003A3FAC" w:rsidRDefault="00360097">
      <w:pPr>
        <w:pStyle w:val="Bibliography"/>
      </w:pPr>
      <w:bookmarkStart w:id="495" w:name="ref-Costin1991"/>
      <w:bookmarkEnd w:id="494"/>
      <w:r>
        <w:t>Costin, C.L., 1991. Craft specialization: Issues in defining, documenting, and explaining the organization of production. Archaeological method and theory 1–56.</w:t>
      </w:r>
    </w:p>
    <w:p w14:paraId="00CB35B6" w14:textId="77777777" w:rsidR="003A3FAC" w:rsidRDefault="00360097">
      <w:pPr>
        <w:pStyle w:val="Bibliography"/>
      </w:pPr>
      <w:bookmarkStart w:id="496" w:name="ref-Dietler2015"/>
      <w:bookmarkEnd w:id="495"/>
      <w:r>
        <w:t>Dietler, M., 2015. Archaeologies of colonialism: Consumption, entanglement, and violence in ancient mediterranean france. Univ of California Press.</w:t>
      </w:r>
    </w:p>
    <w:p w14:paraId="0ED84516" w14:textId="77777777" w:rsidR="003A3FAC" w:rsidRDefault="00360097">
      <w:pPr>
        <w:pStyle w:val="Bibliography"/>
      </w:pPr>
      <w:bookmarkStart w:id="497" w:name="ref-Dietler2005"/>
      <w:bookmarkEnd w:id="496"/>
      <w:r>
        <w:t>Dietler, M., 2005. The archaeology of colonization and the colonization of archaeology: Theoretical challenges from an ancient mediterranean colonial encounter, in: Stein, G. (Ed.), The Archaeology of Colonial Encounters: Comparative Perspectives. NM: Sch. Am. Res. Press, Santa Fe, pp. 33–68.</w:t>
      </w:r>
    </w:p>
    <w:p w14:paraId="19DF18CA" w14:textId="77777777" w:rsidR="003A3FAC" w:rsidRDefault="00360097">
      <w:pPr>
        <w:pStyle w:val="Bibliography"/>
      </w:pPr>
      <w:bookmarkStart w:id="498" w:name="ref-Dietler1997"/>
      <w:bookmarkEnd w:id="497"/>
      <w:r>
        <w:t>Dietler, M., 1997. The iron age in mediterranean france: Colonial encounters, entanglements, and transformations. Journal of World Prehistory 11, 269–358.</w:t>
      </w:r>
    </w:p>
    <w:p w14:paraId="1EC6BA6A" w14:textId="77777777" w:rsidR="003A3FAC" w:rsidRDefault="00360097">
      <w:pPr>
        <w:pStyle w:val="Bibliography"/>
      </w:pPr>
      <w:bookmarkStart w:id="499" w:name="ref-Eerkens2000"/>
      <w:bookmarkEnd w:id="498"/>
      <w:r>
        <w:t>Eerkens, J.W., 2000. Practice makes within 5% of perfect: Visual perception, motor skills, and memory in artifact variation. Current Anthropology 41, 663–668.</w:t>
      </w:r>
    </w:p>
    <w:p w14:paraId="48EA391B" w14:textId="77777777" w:rsidR="003A3FAC" w:rsidRDefault="00360097">
      <w:pPr>
        <w:pStyle w:val="Bibliography"/>
      </w:pPr>
      <w:bookmarkStart w:id="500" w:name="ref-Eerkens2001"/>
      <w:bookmarkEnd w:id="499"/>
      <w:r>
        <w:t>Eerkens, J.W., Bettinger, R.L., 2001. Techniques for assessing standardization in artifact assemblages: Can we scale material variability? American Antiquity 66, 493–504.</w:t>
      </w:r>
    </w:p>
    <w:p w14:paraId="5C9D92AB" w14:textId="77777777" w:rsidR="003A3FAC" w:rsidRDefault="00360097">
      <w:pPr>
        <w:pStyle w:val="Bibliography"/>
      </w:pPr>
      <w:bookmarkStart w:id="501" w:name="ref-Evershed2008"/>
      <w:bookmarkEnd w:id="500"/>
      <w:r>
        <w:t>Evershed, R.P., 2008. Organic residue analysis in archaeology: The archaeological biomarker revolution. Archaeometry 50, 895–924.</w:t>
      </w:r>
    </w:p>
    <w:p w14:paraId="241081CA" w14:textId="77777777" w:rsidR="003A3FAC" w:rsidRDefault="00360097">
      <w:pPr>
        <w:pStyle w:val="Bibliography"/>
      </w:pPr>
      <w:bookmarkStart w:id="502" w:name="ref-Feinman2000"/>
      <w:bookmarkEnd w:id="501"/>
      <w:r>
        <w:t>Feinman, G.M., 2000. Corporate/network: New perspectives on models of political action and the puebloan southwest. Social Theory in Archaeology, University of Utah Press, Salt Lake City 31–51.</w:t>
      </w:r>
    </w:p>
    <w:p w14:paraId="284FE9CB" w14:textId="77777777" w:rsidR="003A3FAC" w:rsidRDefault="00360097">
      <w:pPr>
        <w:pStyle w:val="Bibliography"/>
      </w:pPr>
      <w:bookmarkStart w:id="503" w:name="ref-Feltz1996"/>
      <w:bookmarkEnd w:id="502"/>
      <w:r>
        <w:t>Feltz, C.J., Miller, G.E., 1996. An asymptotic test for the equality of coefficients of variation from k populations. Statistics in medicine 15, 647–658.</w:t>
      </w:r>
    </w:p>
    <w:p w14:paraId="1CC8C832" w14:textId="77777777" w:rsidR="003A3FAC" w:rsidRDefault="00360097">
      <w:pPr>
        <w:pStyle w:val="Bibliography"/>
      </w:pPr>
      <w:bookmarkStart w:id="504" w:name="ref-Fox2015"/>
      <w:bookmarkEnd w:id="503"/>
      <w:r>
        <w:lastRenderedPageBreak/>
        <w:t>Fox, A.N., 2015. A study of late woodland projectile point typology in new york using elliptical fourier outline analysis. Journal of Archaeological Science: Reports 4, 501–509.</w:t>
      </w:r>
    </w:p>
    <w:p w14:paraId="5DB4E986" w14:textId="77777777" w:rsidR="003A3FAC" w:rsidRDefault="00360097">
      <w:pPr>
        <w:pStyle w:val="Bibliography"/>
      </w:pPr>
      <w:bookmarkStart w:id="505" w:name="ref-Given2004"/>
      <w:bookmarkEnd w:id="504"/>
      <w:r>
        <w:t>Given, M., 2004. The archaeology of the colonized. Routledge, London; New York.</w:t>
      </w:r>
    </w:p>
    <w:p w14:paraId="006F9ED6" w14:textId="77777777" w:rsidR="003A3FAC" w:rsidRDefault="00360097">
      <w:pPr>
        <w:pStyle w:val="Bibliography"/>
      </w:pPr>
      <w:bookmarkStart w:id="506" w:name="ref-Gunz2013"/>
      <w:bookmarkEnd w:id="505"/>
      <w:r>
        <w:t>Gunz, P., Mitteroecker, P., 2013. Semilandmarks: A method for quantifying curves and surfaces. Hystrix, the Italian Journal of Mammalogy 24, 103–109.</w:t>
      </w:r>
    </w:p>
    <w:p w14:paraId="552D3376" w14:textId="77777777" w:rsidR="003A3FAC" w:rsidRDefault="00360097">
      <w:pPr>
        <w:pStyle w:val="Bibliography"/>
      </w:pPr>
      <w:bookmarkStart w:id="507" w:name="ref-Haruda2019"/>
      <w:bookmarkEnd w:id="506"/>
      <w:r>
        <w:t>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p w14:paraId="421C06CB" w14:textId="77777777" w:rsidR="003A3FAC" w:rsidRDefault="00360097">
      <w:pPr>
        <w:pStyle w:val="Bibliography"/>
      </w:pPr>
      <w:bookmarkStart w:id="508" w:name="ref-Hirshman2010"/>
      <w:bookmarkEnd w:id="507"/>
      <w:r>
        <w:t>Hirshman, A.J., Lovis, W.A., Pollard, H.P., 2010. Specialization of ceramic production: A sherd assemblage based analytic perspective. Journal of Anthropological Archaeology 29, 265–277.</w:t>
      </w:r>
    </w:p>
    <w:p w14:paraId="483D5F48" w14:textId="77777777" w:rsidR="003A3FAC" w:rsidRDefault="00360097">
      <w:pPr>
        <w:pStyle w:val="Bibliography"/>
      </w:pPr>
      <w:bookmarkStart w:id="509" w:name="ref-Hoggard2017"/>
      <w:bookmarkEnd w:id="508"/>
      <w:r>
        <w:t>Hoggard, C.S., 2017. Considering the function of middle palaeolithic blade technologies through an examination of experimental blade edge angles. Journal of Archaeological Science: Reports 16, 233–239.</w:t>
      </w:r>
    </w:p>
    <w:p w14:paraId="757D1635" w14:textId="77777777" w:rsidR="003A3FAC" w:rsidRDefault="00360097">
      <w:pPr>
        <w:pStyle w:val="Bibliography"/>
      </w:pPr>
      <w:bookmarkStart w:id="510" w:name="ref-Hoggard2019"/>
      <w:bookmarkEnd w:id="509"/>
      <w:r>
        <w:t>Hoggard, C.S., McNabb, J., Cole, J.N., 2019. The application of elliptic fourier analysis in understanding biface shape and symmetry through the british acheulean. Journal of Paleolithic Archaeology 2, 115–133.</w:t>
      </w:r>
    </w:p>
    <w:p w14:paraId="5AC9F347" w14:textId="77777777" w:rsidR="003A3FAC" w:rsidRDefault="00360097">
      <w:pPr>
        <w:pStyle w:val="Bibliography"/>
      </w:pPr>
      <w:bookmarkStart w:id="511" w:name="ref-Hsieh2009"/>
      <w:bookmarkEnd w:id="510"/>
      <w:r>
        <w:t>Hsieh, E., 2009. Yi lan qi wu lan yi zhi chu tu wai lai tao ci qi zhi xiang guan yan jiu [the study of imported ceramics excavated at the ki-wu-lan site, i-lan] (Master’s thesis).</w:t>
      </w:r>
    </w:p>
    <w:p w14:paraId="1086C6BC" w14:textId="77777777" w:rsidR="003A3FAC" w:rsidRDefault="00360097">
      <w:pPr>
        <w:pStyle w:val="Bibliography"/>
      </w:pPr>
      <w:bookmarkStart w:id="512" w:name="ref-Iovictua2010"/>
      <w:bookmarkEnd w:id="511"/>
      <w:r>
        <w:t>Ioviţă, R., 2010. Comparing stone tool resharpening trajectories with the aid of elliptical fourier analysis, in: New Perspectives on Old Stones. Springer, pp. 235–253.</w:t>
      </w:r>
    </w:p>
    <w:p w14:paraId="1D82C8E8" w14:textId="77777777" w:rsidR="003A3FAC" w:rsidRDefault="00360097">
      <w:pPr>
        <w:pStyle w:val="Bibliography"/>
      </w:pPr>
      <w:bookmarkStart w:id="513" w:name="ref-Junker1999"/>
      <w:bookmarkEnd w:id="512"/>
      <w:r>
        <w:t>Junker, L.L., 1999. Raiding, trading, and feasting: The political economy of philippine chiefdoms. University of Hawaii Press.</w:t>
      </w:r>
    </w:p>
    <w:p w14:paraId="3D621F02" w14:textId="77777777" w:rsidR="003A3FAC" w:rsidRDefault="00360097">
      <w:pPr>
        <w:pStyle w:val="Bibliography"/>
      </w:pPr>
      <w:bookmarkStart w:id="514" w:name="ref-Junker1993"/>
      <w:bookmarkEnd w:id="513"/>
      <w:r>
        <w:t>Junker, L.L., 1993. Craft goods specialization and prestige goods exchange in philippine chiefdoms of the fifteenth and sixteenth centuries. Asian Perspectives 1–35.</w:t>
      </w:r>
    </w:p>
    <w:p w14:paraId="784C6870" w14:textId="77777777" w:rsidR="003A3FAC" w:rsidRDefault="00360097">
      <w:pPr>
        <w:pStyle w:val="Bibliography"/>
      </w:pPr>
      <w:bookmarkStart w:id="515" w:name="ref-Ke1993"/>
      <w:bookmarkEnd w:id="514"/>
      <w:r>
        <w:t>Ke, P., 1993. Kavalan zhi lue [record of kavalen]. Historical Records Committee of Taiwan Provincial Government, Nantou.</w:t>
      </w:r>
    </w:p>
    <w:p w14:paraId="264F934A" w14:textId="77777777" w:rsidR="003A3FAC" w:rsidRDefault="00360097">
      <w:pPr>
        <w:pStyle w:val="Bibliography"/>
      </w:pPr>
      <w:bookmarkStart w:id="516" w:name="ref-Krishnamoorthy2014"/>
      <w:bookmarkEnd w:id="515"/>
      <w:r>
        <w:t>Krishnamoorthy, K., Lee, M., 2014. Improved tests for the equality of normal coefficients of variation. Computational Statistics 29, 215–232.</w:t>
      </w:r>
    </w:p>
    <w:p w14:paraId="55D2486F" w14:textId="77777777" w:rsidR="003A3FAC" w:rsidRDefault="00360097">
      <w:pPr>
        <w:pStyle w:val="Bibliography"/>
      </w:pPr>
      <w:bookmarkStart w:id="517" w:name="ref-Kuhl1982"/>
      <w:bookmarkEnd w:id="516"/>
      <w:r>
        <w:t>Kuhl, F.P., Giardina, C.R., 1982. Elliptic fourier features of a closed contour. Computer graphics and image processing 18, 236–258.</w:t>
      </w:r>
    </w:p>
    <w:p w14:paraId="7F31C042" w14:textId="77777777" w:rsidR="003A3FAC" w:rsidRDefault="00360097">
      <w:pPr>
        <w:pStyle w:val="Bibliography"/>
      </w:pPr>
      <w:bookmarkStart w:id="518" w:name="ref-Kwak2015"/>
      <w:bookmarkEnd w:id="517"/>
      <w:r>
        <w:t>Kwak, S., Marwick, B., 2015. What did they cook? A preliminary investigation into culinary practices and pottery use in the central part of the korean peninsula during the mid to late holocene. Journal of Indo-Pacific Archaeology 37, 25–32.</w:t>
      </w:r>
    </w:p>
    <w:p w14:paraId="32A9A06F" w14:textId="77777777" w:rsidR="003A3FAC" w:rsidRDefault="00360097">
      <w:pPr>
        <w:pStyle w:val="Bibliography"/>
      </w:pPr>
      <w:bookmarkStart w:id="519" w:name="ref-Lawing2010"/>
      <w:bookmarkEnd w:id="518"/>
      <w:r>
        <w:lastRenderedPageBreak/>
        <w:t>Lawing, A.M., Polly, P.D., 2010. Geometric morphometrics: Recent applications to the study of evolution and development. Journal of Zoology 280, 1–7.</w:t>
      </w:r>
    </w:p>
    <w:p w14:paraId="307C90ED" w14:textId="77777777" w:rsidR="003A3FAC" w:rsidRDefault="00360097">
      <w:pPr>
        <w:pStyle w:val="Bibliography"/>
      </w:pPr>
      <w:bookmarkStart w:id="520" w:name="ref-Lycett2013"/>
      <w:bookmarkEnd w:id="519"/>
      <w:r>
        <w:t>Lycett, S.J., Cramon-Taubadel, N. von, 2013. A 3D morphometric analysis of surface geometry in levallois cores: Patterns of stability and variability across regions and their implications. Journal of Archaeological Science 40, 1508–1517.</w:t>
      </w:r>
    </w:p>
    <w:p w14:paraId="35D09C54" w14:textId="77777777" w:rsidR="003A3FAC" w:rsidRDefault="00360097">
      <w:pPr>
        <w:pStyle w:val="Bibliography"/>
      </w:pPr>
      <w:bookmarkStart w:id="521" w:name="ref-Lycett2008"/>
      <w:bookmarkEnd w:id="520"/>
      <w:r>
        <w:t>Lycett, S.J., Gowlett, J.A., 2008. On questions surrounding the acheulean “tradition”. World Archaeology 40, 295–315.</w:t>
      </w:r>
    </w:p>
    <w:p w14:paraId="1F0A2041" w14:textId="77777777" w:rsidR="003A3FAC" w:rsidRDefault="00360097">
      <w:pPr>
        <w:pStyle w:val="Bibliography"/>
      </w:pPr>
      <w:bookmarkStart w:id="522" w:name="ref-Marwick2017"/>
      <w:bookmarkEnd w:id="521"/>
      <w:r>
        <w:t xml:space="preserve">Marwick, B., 2017. Computational reproducibility in archaeological research: Basic principles and a case study of their implementation. Journal of Archaeological Method and Theory 24, 424–450. </w:t>
      </w:r>
      <w:hyperlink r:id="rId20">
        <w:r>
          <w:rPr>
            <w:rStyle w:val="Hyperlink"/>
          </w:rPr>
          <w:t>https://doi.org/10.1007/s10816-015-9272-9</w:t>
        </w:r>
      </w:hyperlink>
    </w:p>
    <w:p w14:paraId="62841A01" w14:textId="77777777" w:rsidR="003A3FAC" w:rsidRDefault="00360097">
      <w:pPr>
        <w:pStyle w:val="Bibliography"/>
      </w:pPr>
      <w:bookmarkStart w:id="523" w:name="ref-Marwick2018"/>
      <w:bookmarkEnd w:id="522"/>
      <w:r>
        <w:t>Marwick, B., Boettiger, C., Mullen, L., 2018. Packaging data analytical work reproducibly using r (and friends). The American Statistician 72, 80–88.</w:t>
      </w:r>
    </w:p>
    <w:p w14:paraId="00E681A4" w14:textId="77777777" w:rsidR="003A3FAC" w:rsidRDefault="00360097">
      <w:pPr>
        <w:pStyle w:val="Bibliography"/>
      </w:pPr>
      <w:bookmarkStart w:id="524" w:name="ref-Meloro2015"/>
      <w:bookmarkEnd w:id="523"/>
      <w:r>
        <w:t>Meloro, C., Hudson, A., Rook, L., 2015. Feeding habits of extant and fossil canids as determined by their skull geometry. Journal of Zoology 295, 178–188.</w:t>
      </w:r>
    </w:p>
    <w:p w14:paraId="26082BEC" w14:textId="77777777" w:rsidR="003A3FAC" w:rsidRDefault="00360097">
      <w:pPr>
        <w:pStyle w:val="Bibliography"/>
      </w:pPr>
      <w:bookmarkStart w:id="525" w:name="ref-Mullins2011"/>
      <w:bookmarkEnd w:id="524"/>
      <w:r>
        <w:t>Mullins, P.R., 2011. The archaeology of consumption. Annual Review of Anthropology 40, 133–144.</w:t>
      </w:r>
    </w:p>
    <w:p w14:paraId="2289D12F" w14:textId="77777777" w:rsidR="003A3FAC" w:rsidRDefault="00360097">
      <w:pPr>
        <w:pStyle w:val="Bibliography"/>
      </w:pPr>
      <w:bookmarkStart w:id="526" w:name="ref-Okumura2014"/>
      <w:bookmarkEnd w:id="525"/>
      <w:r>
        <w:t>Okumura, M., Araujo, A.G., 2014. Long-term cultural stability in hunter–gatherers: A case study using traditional and geometric morphometric analysis of lithic stemmed bifacial points from southern brazil. Journal of Archaeological Science 45, 59–71.</w:t>
      </w:r>
    </w:p>
    <w:p w14:paraId="1C2AABE4" w14:textId="77777777" w:rsidR="003A3FAC" w:rsidRDefault="00360097">
      <w:pPr>
        <w:pStyle w:val="Bibliography"/>
      </w:pPr>
      <w:bookmarkStart w:id="527" w:name="ref-Rlanguage2019"/>
      <w:bookmarkEnd w:id="526"/>
      <w:r>
        <w:t>R Core Team, 2019. R: A language and environment for statistical computing. R Foundation for Statistical Computing, Vienna, Austria.</w:t>
      </w:r>
    </w:p>
    <w:p w14:paraId="2C110150" w14:textId="77777777" w:rsidR="003A3FAC" w:rsidRDefault="00360097">
      <w:pPr>
        <w:pStyle w:val="Bibliography"/>
      </w:pPr>
      <w:bookmarkStart w:id="528" w:name="ref-Rice1991"/>
      <w:bookmarkEnd w:id="527"/>
      <w:r>
        <w:t>Rice, P.M., 1991. Specialization, standardization, and diversity: A retrospective, in: Bishop, R.L., Lange, F.W. (Eds.), The Ceramic Legacy of Anna O. Shepard. University Press of Colorado Boulder, pp. 257–279.</w:t>
      </w:r>
    </w:p>
    <w:p w14:paraId="236C3417" w14:textId="77777777" w:rsidR="003A3FAC" w:rsidRDefault="00360097">
      <w:pPr>
        <w:pStyle w:val="Bibliography"/>
      </w:pPr>
      <w:bookmarkStart w:id="529" w:name="ref-Roux2015"/>
      <w:bookmarkEnd w:id="528"/>
      <w:r>
        <w:t>Roux, V., 2015. Standardization of ceramic assemblages: Transmission mechanisms and diffusion of morpho-functional traits across social boundaries. Journal of anthropological archaeology 40, 1–9.</w:t>
      </w:r>
    </w:p>
    <w:p w14:paraId="09172645" w14:textId="77777777" w:rsidR="003A3FAC" w:rsidRDefault="00360097">
      <w:pPr>
        <w:pStyle w:val="Bibliography"/>
      </w:pPr>
      <w:bookmarkStart w:id="530" w:name="ref-Roux2003"/>
      <w:bookmarkEnd w:id="529"/>
      <w:r>
        <w:t>Roux, V., 2003. Ceramic standardization and intensity of production: Quantifying degrees of specialization. American Antiquity 68, 768–782.</w:t>
      </w:r>
    </w:p>
    <w:p w14:paraId="5823E0F8" w14:textId="77777777" w:rsidR="003A3FAC" w:rsidRDefault="00360097">
      <w:pPr>
        <w:pStyle w:val="Bibliography"/>
      </w:pPr>
      <w:bookmarkStart w:id="531" w:name="ref-Roux2018"/>
      <w:bookmarkEnd w:id="530"/>
      <w:r>
        <w:t>Roux, V., Karasik, A., 2018. Standardized vessels and number of potters: Looking for individual production, in: Ina Miloglav, J.V. (Ed.), Artisans Rule: Product Standardization and Craft Specialization in Prehistoric Society. Cambridge Scholars Publishing, pp. 20–39.</w:t>
      </w:r>
    </w:p>
    <w:p w14:paraId="737A7F9E" w14:textId="77777777" w:rsidR="003A3FAC" w:rsidRDefault="00360097">
      <w:pPr>
        <w:pStyle w:val="Bibliography"/>
      </w:pPr>
      <w:bookmarkStart w:id="532" w:name="ref-Scaramelli2005"/>
      <w:bookmarkEnd w:id="531"/>
      <w:r>
        <w:t>Scaramelli, F., Scaramelli, K.T. de, 2005. The roles of material culture in the colonization of the orinoco, venezuela. Journal of Social Archaeology 5, 135–168.</w:t>
      </w:r>
    </w:p>
    <w:p w14:paraId="3D7EB9C0" w14:textId="77777777" w:rsidR="003A3FAC" w:rsidRDefault="00360097">
      <w:pPr>
        <w:pStyle w:val="Bibliography"/>
      </w:pPr>
      <w:bookmarkStart w:id="533" w:name="ref-Selden2019"/>
      <w:bookmarkEnd w:id="532"/>
      <w:r>
        <w:t>Selden Jr, R.Z., 2019. Ceramic morphological organisation in the southern caddo area: The clarence h. Webb collections. Journal of Cultural Heritage 35, 41–55.</w:t>
      </w:r>
    </w:p>
    <w:p w14:paraId="41A8BD36" w14:textId="77777777" w:rsidR="003A3FAC" w:rsidRDefault="00360097">
      <w:pPr>
        <w:pStyle w:val="Bibliography"/>
      </w:pPr>
      <w:bookmarkStart w:id="534" w:name="ref-Silliman2001"/>
      <w:bookmarkEnd w:id="533"/>
      <w:r>
        <w:lastRenderedPageBreak/>
        <w:t>Silliman, S., 2001. Agency, practical politics and the archaeology of culture contact. Journal of social archaeology 1, 190–209.</w:t>
      </w:r>
    </w:p>
    <w:p w14:paraId="016F9EE2" w14:textId="77777777" w:rsidR="003A3FAC" w:rsidRDefault="00360097">
      <w:pPr>
        <w:pStyle w:val="Bibliography"/>
      </w:pPr>
      <w:bookmarkStart w:id="535" w:name="ref-Silliman2005"/>
      <w:bookmarkEnd w:id="534"/>
      <w:r>
        <w:t>Silliman, S.W., 2005. Culture contact or colonialism? Challenges in the archaeology of native North America. American Antiquity 55–74.</w:t>
      </w:r>
    </w:p>
    <w:p w14:paraId="322EE48C" w14:textId="77777777" w:rsidR="003A3FAC" w:rsidRDefault="00360097">
      <w:pPr>
        <w:pStyle w:val="Bibliography"/>
      </w:pPr>
      <w:bookmarkStart w:id="536" w:name="ref-Slice2007"/>
      <w:bookmarkEnd w:id="535"/>
      <w:r>
        <w:t>Slice, D.E., 2007. Geometric morphometrics. Annu. Rev. Anthropol. 36, 261–281.</w:t>
      </w:r>
    </w:p>
    <w:p w14:paraId="4C029B49" w14:textId="77777777" w:rsidR="003A3FAC" w:rsidRDefault="00360097">
      <w:pPr>
        <w:pStyle w:val="Bibliography"/>
      </w:pPr>
      <w:bookmarkStart w:id="537" w:name="ref-Stark1995economic"/>
      <w:bookmarkEnd w:id="536"/>
      <w:r>
        <w:t>Stark, B.L., 1995a. Economic intensification and ceramic specialization in the philippines: A view from kalinga. Research in Economic Anthropology 16, 179–226.</w:t>
      </w:r>
    </w:p>
    <w:p w14:paraId="1B0C2F5A" w14:textId="77777777" w:rsidR="003A3FAC" w:rsidRDefault="00360097">
      <w:pPr>
        <w:pStyle w:val="Bibliography"/>
      </w:pPr>
      <w:bookmarkStart w:id="538" w:name="ref-Stark1995"/>
      <w:bookmarkEnd w:id="537"/>
      <w:r>
        <w:t>Stark, B.L., 1995b. Problems in analysis of standardization and specialization in pottery, in: Mills, B.J., Crown, P.L. (Eds.), Ceramic Production in the American Southwest. The University of Arizona Press, Tucson, pp. 231–267.</w:t>
      </w:r>
    </w:p>
    <w:p w14:paraId="3D815A2D" w14:textId="77777777" w:rsidR="003A3FAC" w:rsidRDefault="00360097">
      <w:pPr>
        <w:pStyle w:val="Bibliography"/>
      </w:pPr>
      <w:bookmarkStart w:id="539" w:name="ref-Tite1999"/>
      <w:bookmarkEnd w:id="538"/>
      <w:r>
        <w:t>Tite, M.S., 1999. Pottery production, distribution, and consumption—the contribution of the physical sciences. Journal of archaeological method and theory 6, 181–233.</w:t>
      </w:r>
    </w:p>
    <w:p w14:paraId="266D38F4" w14:textId="77777777" w:rsidR="003A3FAC" w:rsidRDefault="00360097">
      <w:pPr>
        <w:pStyle w:val="Bibliography"/>
      </w:pPr>
      <w:bookmarkStart w:id="540" w:name="ref-Topi2018"/>
      <w:bookmarkEnd w:id="539"/>
      <w:r>
        <w:t>Topi, J.R., VanPool, C.S., Waller, K.D., VanPool, T.L., 2018. The economy of specialized ceramic craft production in the casas grandes region. Latin American Antiquity 29, 122–142.</w:t>
      </w:r>
    </w:p>
    <w:p w14:paraId="472EC2DB" w14:textId="77777777" w:rsidR="003A3FAC" w:rsidRDefault="00360097">
      <w:pPr>
        <w:pStyle w:val="Bibliography"/>
      </w:pPr>
      <w:bookmarkStart w:id="541" w:name="ref-TorrenceandClarke2000"/>
      <w:bookmarkEnd w:id="540"/>
      <w:r>
        <w:t>Torrence, R., Clarke, A., 2000. Negotiating difference: Practice makes theory for contemporary archaeology in Oceania, in: Torrence, R., Clarke, A. (Eds.), The Archaeology of Difference : Negotiating Cross-Cultural Engagements in Oceania. Routledge, London; New York, pp. 1–31.</w:t>
      </w:r>
    </w:p>
    <w:p w14:paraId="67F619B5" w14:textId="77777777" w:rsidR="003A3FAC" w:rsidRDefault="00360097">
      <w:pPr>
        <w:pStyle w:val="Bibliography"/>
      </w:pPr>
      <w:bookmarkStart w:id="542" w:name="ref-Trabert2017"/>
      <w:bookmarkEnd w:id="541"/>
      <w:r>
        <w:t>Trabert, S., 2017. Considering the indirect effects of colonialism: Example from a great plains middle ground. Journal of Anthropological Archaeology 48, 17–27.</w:t>
      </w:r>
    </w:p>
    <w:p w14:paraId="67451FE6" w14:textId="77777777" w:rsidR="003A3FAC" w:rsidRDefault="00360097">
      <w:pPr>
        <w:pStyle w:val="Bibliography"/>
      </w:pPr>
      <w:bookmarkStart w:id="543" w:name="ref-Voss2008"/>
      <w:bookmarkEnd w:id="542"/>
      <w:r>
        <w:t>Voss, B.L., 2008. Between the household and the world system: Social collectivity and community agency in overseas chinese archaeology. Historical Archaeology 37–52.</w:t>
      </w:r>
    </w:p>
    <w:p w14:paraId="61E5B104" w14:textId="77777777" w:rsidR="003A3FAC" w:rsidRDefault="00360097">
      <w:pPr>
        <w:pStyle w:val="Bibliography"/>
      </w:pPr>
      <w:bookmarkStart w:id="544" w:name="ref-Voss2005"/>
      <w:bookmarkEnd w:id="543"/>
      <w:r>
        <w:t>Voss, B.L., 2005. From casta to californio: Social identity and the archaeology of culture contact. American Anthropologist 107, 461–474.</w:t>
      </w:r>
    </w:p>
    <w:p w14:paraId="43C4C6F6" w14:textId="77777777" w:rsidR="003A3FAC" w:rsidRDefault="00360097">
      <w:pPr>
        <w:pStyle w:val="Bibliography"/>
      </w:pPr>
      <w:bookmarkStart w:id="545" w:name="ref-Wang2011"/>
      <w:bookmarkEnd w:id="544"/>
      <w:r>
        <w:t>Wang, L.-Y., 2011. Yi lan qi wu lan yi zhi chu tu zhuang shi pin zhi xiang guan yan jiu [a research of ornaments excavated at ki-wu-lan site, i-lan] (Master’s thesis).</w:t>
      </w:r>
    </w:p>
    <w:p w14:paraId="6F11A368" w14:textId="77777777" w:rsidR="003A3FAC" w:rsidRDefault="00360097">
      <w:pPr>
        <w:pStyle w:val="Bibliography"/>
      </w:pPr>
      <w:bookmarkStart w:id="546" w:name="ref-Wilczek2014"/>
      <w:bookmarkEnd w:id="545"/>
      <w:r>
        <w:t>Wilczek, J., Monna, F., Barral, P., Burlet, L., Chateau, C., Navarro, N., 2014. Morphometrics of second iron age ceramics–strengths, weaknesses, and comparison with traditional typology. Journal of archaeological science 50, 39–50.</w:t>
      </w:r>
    </w:p>
    <w:p w14:paraId="12B6B708" w14:textId="77777777" w:rsidR="003A3FAC" w:rsidRDefault="00360097">
      <w:pPr>
        <w:pStyle w:val="Bibliography"/>
      </w:pPr>
      <w:bookmarkStart w:id="547" w:name="ref-Wu2019"/>
      <w:bookmarkEnd w:id="546"/>
      <w:r>
        <w:t>Wu, X., Hein, A., Zhang, X., Jin, Z., Wei, D., Huang, F., Yin, X., 2019. Resettlement strategies and han imperial expansion into southwest china: A multimethod approach to colonialism and migration. Archaeological and Anthropological Sciences 11, 6751–6781.</w:t>
      </w:r>
    </w:p>
    <w:p w14:paraId="06987744" w14:textId="77777777" w:rsidR="003A3FAC" w:rsidRDefault="00360097">
      <w:pPr>
        <w:pStyle w:val="Heading5"/>
      </w:pPr>
      <w:bookmarkStart w:id="548" w:name="pagebreak-1"/>
      <w:bookmarkEnd w:id="474"/>
      <w:bookmarkEnd w:id="547"/>
      <w:r>
        <w:lastRenderedPageBreak/>
        <w:t>pagebreak</w:t>
      </w:r>
      <w:bookmarkEnd w:id="548"/>
    </w:p>
    <w:p w14:paraId="22241883" w14:textId="77777777" w:rsidR="003A3FAC" w:rsidRDefault="00360097">
      <w:pPr>
        <w:pStyle w:val="Heading3"/>
      </w:pPr>
      <w:bookmarkStart w:id="549" w:name="colophon"/>
      <w:r>
        <w:t>Colophon</w:t>
      </w:r>
      <w:bookmarkEnd w:id="549"/>
    </w:p>
    <w:p w14:paraId="5DCD24E4" w14:textId="77777777" w:rsidR="003A3FAC" w:rsidRDefault="00360097">
      <w:pPr>
        <w:pStyle w:val="FirstParagraph"/>
      </w:pPr>
      <w:r>
        <w:t>This report was generated on 2020-04-06 10:43:54 using the following computational environment and dependencies:</w:t>
      </w:r>
    </w:p>
    <w:p w14:paraId="220D2DB9" w14:textId="77777777" w:rsidR="003A3FAC" w:rsidRDefault="00360097">
      <w:pPr>
        <w:pStyle w:val="SourceCode"/>
      </w:pPr>
      <w:r>
        <w:rPr>
          <w:rStyle w:val="VerbatimChar"/>
        </w:rPr>
        <w:t>#&gt; ─ Session info ───────────────────────────────────────────────────────────────</w:t>
      </w:r>
      <w:r>
        <w:br/>
      </w:r>
      <w:r>
        <w:rPr>
          <w:rStyle w:val="VerbatimChar"/>
        </w:rPr>
        <w:t xml:space="preserve">#&gt;  setting  value                       </w:t>
      </w:r>
      <w:r>
        <w:br/>
      </w:r>
      <w:r>
        <w:rPr>
          <w:rStyle w:val="VerbatimChar"/>
        </w:rPr>
        <w:t>#&gt;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2020-04-06                  </w:t>
      </w:r>
      <w:r>
        <w:br/>
      </w:r>
      <w:r>
        <w:rPr>
          <w:rStyle w:val="VerbatimChar"/>
        </w:rPr>
        <w:t xml:space="preserve">#&gt; </w:t>
      </w:r>
      <w:r>
        <w:br/>
      </w:r>
      <w:r>
        <w:rPr>
          <w:rStyle w:val="VerbatimChar"/>
        </w:rPr>
        <w:t>#&gt;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3.4.2      2020-02-12 [1] CRAN (R 3.6.0)                     </w:t>
      </w:r>
      <w:r>
        <w:br/>
      </w:r>
      <w:r>
        <w:rPr>
          <w:rStyle w:val="VerbatimChar"/>
        </w:rPr>
        <w:t>#&gt;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codetools      0.2-16     2018-12-24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#&gt;  crayon         1.3.4      2020-01-31 [1] Github (gaborcsardi/crayon@f4bc7b8)</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lastRenderedPageBreak/>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raster         3.0-12     2020-01-30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lastRenderedPageBreak/>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sp             1.4-1      2020-02-28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2.1.3      2019-06-06 [1] CRAN (R 3.6.0)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1.2.5      2020-03-11 [1] CRAN (R 3.6.0)                     </w:t>
      </w:r>
      <w:r>
        <w:br/>
      </w:r>
      <w:r>
        <w:rPr>
          <w:rStyle w:val="VerbatimChar"/>
        </w:rPr>
        <w:t xml:space="preserve">#&gt;  yaml           2.2.1      2020-02-01 [1] CRAN (R 3.6.0)                     </w:t>
      </w:r>
      <w:r>
        <w:br/>
      </w:r>
      <w:r>
        <w:rPr>
          <w:rStyle w:val="VerbatimChar"/>
        </w:rPr>
        <w:t xml:space="preserve">#&gt; </w:t>
      </w:r>
      <w:r>
        <w:br/>
      </w:r>
      <w:r>
        <w:rPr>
          <w:rStyle w:val="VerbatimChar"/>
        </w:rPr>
        <w:t>#&gt; [1] /Library/Frameworks/R.framework/Versions/3.6/Resources/library</w:t>
      </w:r>
    </w:p>
    <w:p w14:paraId="6E9FE573" w14:textId="77777777" w:rsidR="003A3FAC" w:rsidRDefault="00360097">
      <w:pPr>
        <w:pStyle w:val="FirstParagraph"/>
      </w:pPr>
      <w:r>
        <w:t>The current Git commit details are:</w:t>
      </w:r>
    </w:p>
    <w:p w14:paraId="0732656A" w14:textId="77777777" w:rsidR="003A3FAC" w:rsidRDefault="00360097">
      <w:pPr>
        <w:pStyle w:val="SourceCode"/>
      </w:pPr>
      <w:r>
        <w:rPr>
          <w:rStyle w:val="VerbatimChar"/>
        </w:rPr>
        <w:t>#&gt; Local:    master /Users/bmarwick/Desktop/kwl.pottery</w:t>
      </w:r>
      <w:r>
        <w:br/>
      </w:r>
      <w:r>
        <w:rPr>
          <w:rStyle w:val="VerbatimChar"/>
        </w:rPr>
        <w:t>#&gt; Remote:   master @ origin (https://github.com/LiYingWang/kwl.pottery)</w:t>
      </w:r>
      <w:r>
        <w:br/>
      </w:r>
      <w:r>
        <w:rPr>
          <w:rStyle w:val="VerbatimChar"/>
        </w:rPr>
        <w:t>#&gt; Head:     [1861e54] 2020-02-23: Update Dockerfile</w:t>
      </w:r>
    </w:p>
    <w:p w14:paraId="33695811" w14:textId="77777777" w:rsidR="003A3FAC" w:rsidRDefault="00360097">
      <w:pPr>
        <w:pStyle w:val="FirstParagraph"/>
      </w:pPr>
      <w:r>
        <w:t>Word count: 6061</w:t>
      </w:r>
    </w:p>
    <w:sectPr w:rsidR="003A3FAC" w:rsidSect="0036009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Ben Marwick" w:date="2020-04-06T12:08:00Z" w:initials="BM">
    <w:p w14:paraId="0FCDCDA6" w14:textId="77777777" w:rsidR="006876BE" w:rsidRDefault="006876BE">
      <w:pPr>
        <w:pStyle w:val="CommentText"/>
      </w:pPr>
      <w:r>
        <w:rPr>
          <w:rStyle w:val="CommentReference"/>
        </w:rPr>
        <w:annotationRef/>
      </w:r>
      <w:r>
        <w:t>What is the actual result?</w:t>
      </w:r>
    </w:p>
  </w:comment>
  <w:comment w:id="11" w:author="Ben Marwick" w:date="2020-04-06T12:08:00Z" w:initials="BM">
    <w:p w14:paraId="655717F1" w14:textId="77777777" w:rsidR="006876BE" w:rsidRDefault="006876BE">
      <w:pPr>
        <w:pStyle w:val="CommentText"/>
      </w:pPr>
      <w:r>
        <w:rPr>
          <w:rStyle w:val="CommentReference"/>
        </w:rPr>
        <w:annotationRef/>
      </w:r>
      <w:r>
        <w:t>How can this be is there is change in social org?</w:t>
      </w:r>
    </w:p>
  </w:comment>
  <w:comment w:id="161" w:author="Ben Marwick" w:date="2020-04-06T12:34:00Z" w:initials="BM">
    <w:p w14:paraId="3B6DB709" w14:textId="4BD083D4" w:rsidR="006876BE" w:rsidRDefault="006876BE">
      <w:pPr>
        <w:pStyle w:val="CommentText"/>
      </w:pPr>
      <w:r>
        <w:rPr>
          <w:rStyle w:val="CommentReference"/>
        </w:rPr>
        <w:annotationRef/>
      </w:r>
      <w:r>
        <w:t>Need citations</w:t>
      </w:r>
    </w:p>
  </w:comment>
  <w:comment w:id="256" w:author="Ben Marwick" w:date="2020-04-06T17:46:00Z" w:initials="BM">
    <w:p w14:paraId="3D475686" w14:textId="3DC7EFAA" w:rsidR="006876BE" w:rsidRDefault="006876BE">
      <w:pPr>
        <w:pStyle w:val="CommentText"/>
      </w:pPr>
      <w:r>
        <w:rPr>
          <w:rStyle w:val="CommentReference"/>
        </w:rPr>
        <w:annotationRef/>
      </w:r>
      <w:r>
        <w:t>So why did you only do 73 vessels for this paper?</w:t>
      </w:r>
    </w:p>
  </w:comment>
  <w:comment w:id="382" w:author="Ben Marwick" w:date="2020-04-06T18:52:00Z" w:initials="BM">
    <w:p w14:paraId="734959AC" w14:textId="77777777" w:rsidR="006876BE" w:rsidRDefault="006876BE">
      <w:pPr>
        <w:pStyle w:val="CommentText"/>
      </w:pPr>
      <w:r>
        <w:rPr>
          <w:rStyle w:val="CommentReference"/>
        </w:rPr>
        <w:annotationRef/>
      </w:r>
      <w:r>
        <w:t>Needs phase labels</w:t>
      </w:r>
    </w:p>
    <w:p w14:paraId="1543E856" w14:textId="58B6AE4B" w:rsidR="006876BE" w:rsidRDefault="006876BE">
      <w:pPr>
        <w:pStyle w:val="CommentText"/>
      </w:pPr>
    </w:p>
  </w:comment>
  <w:comment w:id="452" w:author="Ben Marwick" w:date="2020-04-09T23:12:00Z" w:initials="BM">
    <w:p w14:paraId="1598DBBE" w14:textId="77777777" w:rsidR="006876BE" w:rsidRPr="00797A8E" w:rsidRDefault="006876BE" w:rsidP="00797A8E">
      <w:pPr>
        <w:rPr>
          <w:rFonts w:ascii="Times New Roman" w:eastAsia="Times New Roman" w:hAnsi="Times New Roman" w:cs="Times New Roman"/>
        </w:rPr>
      </w:pPr>
      <w:r>
        <w:rPr>
          <w:rStyle w:val="CommentReference"/>
        </w:rPr>
        <w:annotationRef/>
      </w:r>
      <w:r>
        <w:t xml:space="preserve">Add citations: </w:t>
      </w:r>
      <w:r w:rsidRPr="00797A8E">
        <w:rPr>
          <w:rFonts w:ascii="Times New Roman" w:eastAsia="Times New Roman" w:hAnsi="Times New Roman" w:cs="Times New Roman"/>
        </w:rPr>
        <w:t xml:space="preserve">Blanton et al. 1996; </w:t>
      </w:r>
      <w:proofErr w:type="spellStart"/>
      <w:r w:rsidRPr="00797A8E">
        <w:rPr>
          <w:rFonts w:ascii="Times New Roman" w:eastAsia="Times New Roman" w:hAnsi="Times New Roman" w:cs="Times New Roman"/>
        </w:rPr>
        <w:t>Feinman</w:t>
      </w:r>
      <w:proofErr w:type="spellEnd"/>
      <w:r w:rsidRPr="00797A8E">
        <w:rPr>
          <w:rFonts w:ascii="Times New Roman" w:eastAsia="Times New Roman" w:hAnsi="Times New Roman" w:cs="Times New Roman"/>
        </w:rPr>
        <w:t xml:space="preserve"> 1995, 2010; </w:t>
      </w:r>
      <w:proofErr w:type="spellStart"/>
      <w:r w:rsidRPr="00797A8E">
        <w:rPr>
          <w:rFonts w:ascii="Times New Roman" w:eastAsia="Times New Roman" w:hAnsi="Times New Roman" w:cs="Times New Roman"/>
        </w:rPr>
        <w:t>Feinman</w:t>
      </w:r>
      <w:proofErr w:type="spellEnd"/>
      <w:r w:rsidRPr="00797A8E">
        <w:rPr>
          <w:rFonts w:ascii="Times New Roman" w:eastAsia="Times New Roman" w:hAnsi="Times New Roman" w:cs="Times New Roman"/>
        </w:rPr>
        <w:t>, Lightfoot, and Upham 2000;</w:t>
      </w:r>
    </w:p>
    <w:p w14:paraId="6FE4917F" w14:textId="2432CAF0" w:rsidR="006876BE" w:rsidRDefault="006876B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CDCDA6" w15:done="0"/>
  <w15:commentEx w15:paraId="655717F1" w15:done="0"/>
  <w15:commentEx w15:paraId="3B6DB709" w15:done="0"/>
  <w15:commentEx w15:paraId="3D475686" w15:done="0"/>
  <w15:commentEx w15:paraId="1543E856" w15:done="0"/>
  <w15:commentEx w15:paraId="6FE491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CDCDA6" w16cid:durableId="22359A35"/>
  <w16cid:commentId w16cid:paraId="655717F1" w16cid:durableId="22359A47"/>
  <w16cid:commentId w16cid:paraId="3B6DB709" w16cid:durableId="2235A04E"/>
  <w16cid:commentId w16cid:paraId="3D475686" w16cid:durableId="2235E982"/>
  <w16cid:commentId w16cid:paraId="1543E856" w16cid:durableId="2235F8FE"/>
  <w16cid:commentId w16cid:paraId="6FE4917F" w16cid:durableId="223A2A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C554" w14:textId="77777777" w:rsidR="00937551" w:rsidRDefault="00937551">
      <w:pPr>
        <w:spacing w:after="0"/>
      </w:pPr>
      <w:r>
        <w:separator/>
      </w:r>
    </w:p>
  </w:endnote>
  <w:endnote w:type="continuationSeparator" w:id="0">
    <w:p w14:paraId="13D049CF" w14:textId="77777777" w:rsidR="00937551" w:rsidRDefault="009375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AF3C75" w14:textId="77777777" w:rsidR="00937551" w:rsidRDefault="00937551">
      <w:r>
        <w:separator/>
      </w:r>
    </w:p>
  </w:footnote>
  <w:footnote w:type="continuationSeparator" w:id="0">
    <w:p w14:paraId="73AB1405" w14:textId="77777777" w:rsidR="00937551" w:rsidRDefault="00937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2C1AE401"/>
    <w:multiLevelType w:val="multilevel"/>
    <w:tmpl w:val="5A944A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n Marwick">
    <w15:presenceInfo w15:providerId="AD" w15:userId="S::bmarwick@uw.edu::13f0b4e3-ed27-47ec-880c-6fa1bac3a8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6110"/>
    <w:rsid w:val="000B39E7"/>
    <w:rsid w:val="001447DD"/>
    <w:rsid w:val="00154243"/>
    <w:rsid w:val="001E2678"/>
    <w:rsid w:val="0020002B"/>
    <w:rsid w:val="00241464"/>
    <w:rsid w:val="002478E1"/>
    <w:rsid w:val="0026010B"/>
    <w:rsid w:val="002B7E83"/>
    <w:rsid w:val="002D1404"/>
    <w:rsid w:val="00360097"/>
    <w:rsid w:val="003A3FAC"/>
    <w:rsid w:val="004803C6"/>
    <w:rsid w:val="004E29B3"/>
    <w:rsid w:val="00590D07"/>
    <w:rsid w:val="005E0026"/>
    <w:rsid w:val="0068389B"/>
    <w:rsid w:val="006876BE"/>
    <w:rsid w:val="00706019"/>
    <w:rsid w:val="00736249"/>
    <w:rsid w:val="00747C07"/>
    <w:rsid w:val="00752240"/>
    <w:rsid w:val="00784D58"/>
    <w:rsid w:val="007873AF"/>
    <w:rsid w:val="00797A8E"/>
    <w:rsid w:val="00860AB3"/>
    <w:rsid w:val="008D6863"/>
    <w:rsid w:val="00902582"/>
    <w:rsid w:val="009152AB"/>
    <w:rsid w:val="00924798"/>
    <w:rsid w:val="00935C39"/>
    <w:rsid w:val="00937551"/>
    <w:rsid w:val="009511B0"/>
    <w:rsid w:val="00951395"/>
    <w:rsid w:val="00AB5C14"/>
    <w:rsid w:val="00B86B75"/>
    <w:rsid w:val="00BA7B9C"/>
    <w:rsid w:val="00BC48D5"/>
    <w:rsid w:val="00BE6D9F"/>
    <w:rsid w:val="00BF2507"/>
    <w:rsid w:val="00C36279"/>
    <w:rsid w:val="00CD14F2"/>
    <w:rsid w:val="00CE4BEC"/>
    <w:rsid w:val="00DA2693"/>
    <w:rsid w:val="00DB637C"/>
    <w:rsid w:val="00DB66BA"/>
    <w:rsid w:val="00E107EE"/>
    <w:rsid w:val="00E315A3"/>
    <w:rsid w:val="00EA6146"/>
    <w:rsid w:val="00F226DB"/>
    <w:rsid w:val="00F301CE"/>
    <w:rsid w:val="00FE73D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ADD506"/>
  <w15:docId w15:val="{DBA055E7-8187-D14B-AD4F-B57EFE480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paragraph" w:styleId="BalloonText">
    <w:name w:val="Balloon Text"/>
    <w:basedOn w:val="Normal"/>
    <w:link w:val="BalloonTextChar"/>
    <w:rsid w:val="00902582"/>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rsid w:val="00902582"/>
    <w:rPr>
      <w:rFonts w:ascii="Times New Roman" w:hAnsi="Times New Roman" w:cs="Times New Roman"/>
      <w:sz w:val="18"/>
      <w:szCs w:val="18"/>
    </w:rPr>
  </w:style>
  <w:style w:type="character" w:styleId="CommentReference">
    <w:name w:val="annotation reference"/>
    <w:basedOn w:val="DefaultParagraphFont"/>
    <w:semiHidden/>
    <w:unhideWhenUsed/>
    <w:rsid w:val="00FE73DA"/>
    <w:rPr>
      <w:sz w:val="16"/>
      <w:szCs w:val="16"/>
    </w:rPr>
  </w:style>
  <w:style w:type="paragraph" w:styleId="CommentText">
    <w:name w:val="annotation text"/>
    <w:basedOn w:val="Normal"/>
    <w:link w:val="CommentTextChar"/>
    <w:semiHidden/>
    <w:unhideWhenUsed/>
    <w:rsid w:val="00FE73DA"/>
    <w:rPr>
      <w:sz w:val="20"/>
      <w:szCs w:val="20"/>
    </w:rPr>
  </w:style>
  <w:style w:type="character" w:customStyle="1" w:styleId="CommentTextChar">
    <w:name w:val="Comment Text Char"/>
    <w:basedOn w:val="DefaultParagraphFont"/>
    <w:link w:val="CommentText"/>
    <w:semiHidden/>
    <w:rsid w:val="00FE73DA"/>
    <w:rPr>
      <w:sz w:val="20"/>
      <w:szCs w:val="20"/>
    </w:rPr>
  </w:style>
  <w:style w:type="paragraph" w:styleId="CommentSubject">
    <w:name w:val="annotation subject"/>
    <w:basedOn w:val="CommentText"/>
    <w:next w:val="CommentText"/>
    <w:link w:val="CommentSubjectChar"/>
    <w:semiHidden/>
    <w:unhideWhenUsed/>
    <w:rsid w:val="00FE73DA"/>
    <w:rPr>
      <w:b/>
      <w:bCs/>
    </w:rPr>
  </w:style>
  <w:style w:type="character" w:customStyle="1" w:styleId="CommentSubjectChar">
    <w:name w:val="Comment Subject Char"/>
    <w:basedOn w:val="CommentTextChar"/>
    <w:link w:val="CommentSubject"/>
    <w:semiHidden/>
    <w:rsid w:val="00FE73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2720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7605/OSF.IO/ABVGF"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inkscape.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1007/s10816-015-92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8.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205</TotalTime>
  <Pages>24</Pages>
  <Words>10667</Words>
  <Characters>60803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Investigating social change during cultural contact period using geometric morphometry of pottery shapes from Iron Age northeastern Taiwan</vt:lpstr>
    </vt:vector>
  </TitlesOfParts>
  <Company>University of Wollongong</Company>
  <LinksUpToDate>false</LinksUpToDate>
  <CharactersWithSpaces>71328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cp:lastModifiedBy>Ben Marwick</cp:lastModifiedBy>
  <cp:revision>15</cp:revision>
  <dcterms:created xsi:type="dcterms:W3CDTF">2020-04-06T17:44:00Z</dcterms:created>
  <dcterms:modified xsi:type="dcterms:W3CDTF">2020-04-10T19:44:00Z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April, 2020</vt:lpwstr>
  </property>
  <property fmtid="{D5CDD505-2E9C-101B-9397-08002B2CF9AE}" pid="6" name="highlights">
    <vt:lpwstr>These are the highlights.</vt:lpwstr>
  </property>
  <property fmtid="{D5CDD505-2E9C-101B-9397-08002B2CF9AE}" pid="7" name="output">
    <vt:lpwstr/>
  </property>
</Properties>
</file>